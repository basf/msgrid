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60E5" w14:textId="5B082C7E" w:rsidR="003A6D9E" w:rsidRDefault="003A6D9E" w:rsidP="00CF5085">
      <w:pPr>
        <w:rPr>
          <w:lang w:val="hu-HU"/>
        </w:rPr>
      </w:pPr>
    </w:p>
    <w:p w14:paraId="5ECDF4B3" w14:textId="77777777" w:rsidR="003A6D9E" w:rsidRPr="00AA167E" w:rsidRDefault="003A6D9E" w:rsidP="00F875BC">
      <w:pPr>
        <w:pStyle w:val="paragraph"/>
        <w:jc w:val="center"/>
        <w:rPr>
          <w:sz w:val="20"/>
          <w:szCs w:val="20"/>
        </w:rPr>
      </w:pPr>
      <w:r w:rsidRPr="00AA167E">
        <w:rPr>
          <w:rStyle w:val="normaltextrun"/>
          <w:rFonts w:ascii="Lato" w:eastAsiaTheme="majorEastAsia" w:hAnsi="Lato" w:cs="Segoe UI"/>
          <w:color w:val="469F98"/>
          <w:sz w:val="28"/>
          <w:szCs w:val="28"/>
        </w:rPr>
        <w:t>Horizon Europe - MSCA Doctoral Networks</w:t>
      </w:r>
    </w:p>
    <w:p w14:paraId="1E316A1F" w14:textId="77777777" w:rsidR="003A6D9E" w:rsidRPr="00AA167E" w:rsidRDefault="003A6D9E" w:rsidP="00F875BC">
      <w:pPr>
        <w:pStyle w:val="paragraph"/>
        <w:jc w:val="center"/>
        <w:rPr>
          <w:sz w:val="20"/>
          <w:szCs w:val="20"/>
        </w:rPr>
      </w:pPr>
      <w:r w:rsidRPr="00AA167E">
        <w:rPr>
          <w:rStyle w:val="normaltextrun"/>
          <w:rFonts w:ascii="Lato" w:eastAsiaTheme="majorEastAsia" w:hAnsi="Lato" w:cs="Segoe UI"/>
          <w:b/>
          <w:bCs/>
          <w:color w:val="469F98"/>
          <w:sz w:val="32"/>
          <w:szCs w:val="32"/>
        </w:rPr>
        <w:t>Computational and Experimental Enzyme Engineering</w:t>
      </w:r>
      <w:r w:rsidRPr="00AA167E">
        <w:rPr>
          <w:rStyle w:val="scxw144350864"/>
          <w:rFonts w:ascii="Lato" w:eastAsiaTheme="majorEastAsia" w:hAnsi="Lato" w:cs="Segoe UI"/>
          <w:color w:val="469F98"/>
          <w:sz w:val="32"/>
          <w:szCs w:val="32"/>
        </w:rPr>
        <w:t> </w:t>
      </w:r>
      <w:r w:rsidRPr="00AA167E">
        <w:br/>
      </w:r>
      <w:r w:rsidRPr="00AA167E">
        <w:rPr>
          <w:rStyle w:val="normaltextrun"/>
          <w:rFonts w:ascii="Lato" w:eastAsiaTheme="majorEastAsia" w:hAnsi="Lato" w:cs="Segoe UI"/>
          <w:b/>
          <w:bCs/>
          <w:color w:val="469F98"/>
          <w:sz w:val="32"/>
          <w:szCs w:val="32"/>
        </w:rPr>
        <w:t>for New Polymers</w:t>
      </w:r>
    </w:p>
    <w:p w14:paraId="68C0DABC" w14:textId="77777777" w:rsidR="003A6D9E" w:rsidRPr="003A6D9E" w:rsidRDefault="003A6D9E" w:rsidP="00CF5085"/>
    <w:p w14:paraId="49945655" w14:textId="77777777" w:rsidR="003A6D9E" w:rsidRDefault="003A6D9E" w:rsidP="00CF5085">
      <w:pPr>
        <w:rPr>
          <w:lang w:val="hu-HU"/>
        </w:rPr>
      </w:pPr>
    </w:p>
    <w:p w14:paraId="5AC0D444" w14:textId="77777777" w:rsidR="00AA167E" w:rsidRDefault="00AA167E" w:rsidP="00CF5085">
      <w:pPr>
        <w:rPr>
          <w:lang w:val="hu-HU"/>
        </w:rPr>
      </w:pPr>
    </w:p>
    <w:p w14:paraId="329C294B" w14:textId="77777777" w:rsidR="00AA167E" w:rsidRDefault="00AA167E" w:rsidP="00CF5085">
      <w:pPr>
        <w:rPr>
          <w:lang w:val="hu-HU"/>
        </w:rPr>
      </w:pPr>
    </w:p>
    <w:p w14:paraId="148A09FA" w14:textId="52446936" w:rsidR="00DE2DDA" w:rsidRDefault="00DE2DDA" w:rsidP="00F875BC">
      <w:pPr>
        <w:pStyle w:val="Subtitle"/>
        <w:rPr>
          <w:rFonts w:ascii="Josefin Sans" w:hAnsi="Josefin Sans" w:cs="Times New Roman (Headings CS)"/>
          <w:color w:val="234E67"/>
          <w:spacing w:val="-10"/>
          <w:kern w:val="28"/>
          <w:sz w:val="56"/>
          <w:szCs w:val="56"/>
          <w:lang w:val="en-US"/>
        </w:rPr>
      </w:pPr>
      <w:r w:rsidRPr="00DE2DDA">
        <w:rPr>
          <w:rFonts w:ascii="Josefin Sans" w:hAnsi="Josefin Sans" w:cs="Times New Roman (Headings CS)"/>
          <w:color w:val="234E67"/>
          <w:spacing w:val="-10"/>
          <w:kern w:val="28"/>
          <w:sz w:val="56"/>
          <w:szCs w:val="56"/>
        </w:rPr>
        <w:t>Computational tools to select enzymes with high probability to act on polymer</w:t>
      </w:r>
      <w:r>
        <w:rPr>
          <w:rFonts w:ascii="Josefin Sans" w:hAnsi="Josefin Sans" w:cs="Times New Roman (Headings CS)"/>
          <w:color w:val="234E67"/>
          <w:spacing w:val="-10"/>
          <w:kern w:val="28"/>
          <w:sz w:val="56"/>
          <w:szCs w:val="56"/>
          <w:lang w:val="en-US"/>
        </w:rPr>
        <w:t>s</w:t>
      </w:r>
      <w:r w:rsidR="00E81674">
        <w:rPr>
          <w:rFonts w:ascii="Josefin Sans" w:hAnsi="Josefin Sans" w:cs="Times New Roman (Headings CS)"/>
          <w:color w:val="234E67"/>
          <w:spacing w:val="-10"/>
          <w:kern w:val="28"/>
          <w:sz w:val="56"/>
          <w:szCs w:val="56"/>
          <w:lang w:val="en-US"/>
        </w:rPr>
        <w:t xml:space="preserve"> </w:t>
      </w:r>
      <w:r w:rsidR="00380A75">
        <w:rPr>
          <w:rFonts w:ascii="Josefin Sans" w:hAnsi="Josefin Sans" w:cs="Times New Roman (Headings CS)"/>
          <w:color w:val="234E67"/>
          <w:spacing w:val="-10"/>
          <w:kern w:val="28"/>
          <w:sz w:val="56"/>
          <w:szCs w:val="56"/>
          <w:lang w:val="en-US"/>
        </w:rPr>
        <w:t xml:space="preserve"> </w:t>
      </w:r>
    </w:p>
    <w:p w14:paraId="7698CD49" w14:textId="77777777" w:rsidR="00AA167E" w:rsidRDefault="00AA167E" w:rsidP="00CF5085">
      <w:pPr>
        <w:rPr>
          <w:lang w:val="hu-HU"/>
        </w:rPr>
      </w:pPr>
    </w:p>
    <w:p w14:paraId="5F085AF6" w14:textId="77777777" w:rsidR="00AA167E" w:rsidRDefault="00AA167E" w:rsidP="00CF5085">
      <w:pPr>
        <w:rPr>
          <w:lang w:val="hu-HU"/>
        </w:rPr>
      </w:pPr>
    </w:p>
    <w:p w14:paraId="5E96695B" w14:textId="77777777" w:rsidR="00F875BC" w:rsidRDefault="00F875BC" w:rsidP="00CF5085">
      <w:pPr>
        <w:rPr>
          <w:lang w:val="hu-HU"/>
        </w:rPr>
      </w:pPr>
    </w:p>
    <w:p w14:paraId="4B54A7AB" w14:textId="77777777" w:rsidR="00F875BC" w:rsidRDefault="00F875BC" w:rsidP="00CF5085">
      <w:pPr>
        <w:rPr>
          <w:lang w:val="hu-HU"/>
        </w:rPr>
      </w:pPr>
    </w:p>
    <w:p w14:paraId="79807FB1" w14:textId="270F10B0" w:rsidR="00DE2DDA" w:rsidRDefault="00DE2DDA"/>
    <w:tbl>
      <w:tblPr>
        <w:tblStyle w:val="TableGrid"/>
        <w:tblpPr w:leftFromText="180" w:rightFromText="180" w:vertAnchor="text" w:horzAnchor="margin" w:tblpY="133"/>
        <w:tblOverlap w:val="never"/>
        <w:tblW w:w="9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9713"/>
      </w:tblGrid>
      <w:tr w:rsidR="00DE2DDA" w:rsidRPr="00F875BC" w14:paraId="57FA6D83" w14:textId="77777777" w:rsidTr="00DE2DDA">
        <w:trPr>
          <w:trHeight w:val="617"/>
        </w:trPr>
        <w:tc>
          <w:tcPr>
            <w:tcW w:w="9713" w:type="dxa"/>
            <w:vAlign w:val="center"/>
            <w:hideMark/>
          </w:tcPr>
          <w:p w14:paraId="64B530C1" w14:textId="77777777" w:rsidR="00DE2DDA" w:rsidRPr="00DE2DDA" w:rsidRDefault="00DE2DDA" w:rsidP="00DE2DDA">
            <w:pPr>
              <w:rPr>
                <w:rFonts w:eastAsia="Times New Roman"/>
                <w:b/>
                <w:bCs/>
                <w:color w:val="234E67"/>
                <w:lang w:val="es-ES"/>
              </w:rPr>
            </w:pPr>
            <w:r w:rsidRPr="00F875BC">
              <w:rPr>
                <w:rFonts w:eastAsia="Times New Roman"/>
                <w:b/>
                <w:bCs/>
                <w:color w:val="234E67"/>
              </w:rPr>
              <w:t>Lead author</w:t>
            </w:r>
            <w:r w:rsidRPr="00DE2DDA">
              <w:rPr>
                <w:rFonts w:eastAsia="Times New Roman"/>
                <w:b/>
                <w:bCs/>
                <w:color w:val="234E67"/>
                <w:lang w:val="es-ES"/>
              </w:rPr>
              <w:t>: Miguel Angel Bayo Va</w:t>
            </w:r>
            <w:r>
              <w:rPr>
                <w:rFonts w:eastAsia="Times New Roman"/>
                <w:b/>
                <w:bCs/>
                <w:color w:val="234E67"/>
                <w:lang w:val="es-ES"/>
              </w:rPr>
              <w:t>lero</w:t>
            </w:r>
          </w:p>
        </w:tc>
      </w:tr>
      <w:tr w:rsidR="00DE2DDA" w:rsidRPr="00F875BC" w14:paraId="64EF8067" w14:textId="77777777" w:rsidTr="00DE2DDA">
        <w:trPr>
          <w:trHeight w:val="617"/>
        </w:trPr>
        <w:tc>
          <w:tcPr>
            <w:tcW w:w="9713" w:type="dxa"/>
            <w:vAlign w:val="center"/>
            <w:hideMark/>
          </w:tcPr>
          <w:p w14:paraId="3D481FF8" w14:textId="29171558" w:rsidR="00DE2DDA" w:rsidRPr="00DE2DDA" w:rsidRDefault="00DE2DDA" w:rsidP="00DE2DDA">
            <w:pPr>
              <w:rPr>
                <w:rFonts w:eastAsia="Times New Roman"/>
                <w:b/>
                <w:bCs/>
                <w:color w:val="234E67"/>
              </w:rPr>
            </w:pPr>
            <w:r w:rsidRPr="00F875BC">
              <w:rPr>
                <w:rFonts w:eastAsia="Times New Roman"/>
                <w:b/>
                <w:bCs/>
                <w:color w:val="234E67"/>
              </w:rPr>
              <w:t>Version</w:t>
            </w:r>
            <w:r>
              <w:rPr>
                <w:rFonts w:eastAsia="Times New Roman"/>
                <w:b/>
                <w:bCs/>
                <w:color w:val="234E67"/>
              </w:rPr>
              <w:t>: Draft</w:t>
            </w:r>
          </w:p>
        </w:tc>
      </w:tr>
      <w:tr w:rsidR="00DE2DDA" w:rsidRPr="00F875BC" w14:paraId="665FE66E" w14:textId="77777777" w:rsidTr="00DE2DDA">
        <w:trPr>
          <w:trHeight w:val="617"/>
        </w:trPr>
        <w:tc>
          <w:tcPr>
            <w:tcW w:w="9713" w:type="dxa"/>
            <w:vAlign w:val="center"/>
            <w:hideMark/>
          </w:tcPr>
          <w:p w14:paraId="531DD0F9" w14:textId="77777777" w:rsidR="00DE2DDA" w:rsidRPr="00DE2DDA" w:rsidRDefault="00DE2DDA" w:rsidP="00DE2DDA">
            <w:pPr>
              <w:rPr>
                <w:rFonts w:eastAsia="Times New Roman"/>
                <w:b/>
                <w:bCs/>
                <w:color w:val="234E67"/>
              </w:rPr>
            </w:pPr>
            <w:r w:rsidRPr="00F875BC">
              <w:rPr>
                <w:rFonts w:eastAsia="Times New Roman"/>
                <w:b/>
                <w:bCs/>
                <w:color w:val="234E67"/>
              </w:rPr>
              <w:t>Lead beneficiary</w:t>
            </w:r>
            <w:r>
              <w:rPr>
                <w:rFonts w:eastAsia="Times New Roman"/>
                <w:b/>
                <w:bCs/>
                <w:color w:val="234E67"/>
              </w:rPr>
              <w:t>: BASF</w:t>
            </w:r>
          </w:p>
        </w:tc>
      </w:tr>
      <w:tr w:rsidR="00DE2DDA" w:rsidRPr="00F875BC" w14:paraId="5DBCAA78" w14:textId="77777777" w:rsidTr="00DE2DDA">
        <w:trPr>
          <w:trHeight w:val="617"/>
        </w:trPr>
        <w:tc>
          <w:tcPr>
            <w:tcW w:w="9713" w:type="dxa"/>
            <w:vAlign w:val="center"/>
            <w:hideMark/>
          </w:tcPr>
          <w:p w14:paraId="0817FEC7" w14:textId="77777777" w:rsidR="00DE2DDA" w:rsidRPr="00DE2DDA" w:rsidRDefault="00DE2DDA" w:rsidP="00DE2DDA">
            <w:pPr>
              <w:rPr>
                <w:rFonts w:eastAsia="Times New Roman"/>
                <w:b/>
                <w:bCs/>
                <w:color w:val="234E67"/>
              </w:rPr>
            </w:pPr>
            <w:r w:rsidRPr="00F875BC">
              <w:rPr>
                <w:rFonts w:eastAsia="Times New Roman"/>
                <w:b/>
                <w:bCs/>
                <w:color w:val="234E67"/>
              </w:rPr>
              <w:t>Deliverable number</w:t>
            </w:r>
            <w:r>
              <w:rPr>
                <w:rFonts w:eastAsia="Times New Roman"/>
                <w:b/>
                <w:bCs/>
                <w:color w:val="234E67"/>
              </w:rPr>
              <w:t>: D1.3</w:t>
            </w:r>
          </w:p>
        </w:tc>
      </w:tr>
      <w:tr w:rsidR="00DE2DDA" w:rsidRPr="00F875BC" w14:paraId="18E87C1C" w14:textId="77777777" w:rsidTr="00DE2DDA">
        <w:trPr>
          <w:trHeight w:val="617"/>
        </w:trPr>
        <w:tc>
          <w:tcPr>
            <w:tcW w:w="9713" w:type="dxa"/>
            <w:vAlign w:val="center"/>
            <w:hideMark/>
          </w:tcPr>
          <w:p w14:paraId="29E49F9A" w14:textId="0592271B" w:rsidR="00DE2DDA" w:rsidRPr="00DE2DDA" w:rsidRDefault="00DE2DDA" w:rsidP="00DE2DDA">
            <w:pPr>
              <w:rPr>
                <w:rFonts w:eastAsia="Times New Roman"/>
                <w:b/>
                <w:bCs/>
                <w:color w:val="234E67"/>
              </w:rPr>
            </w:pPr>
            <w:r w:rsidRPr="00F875BC">
              <w:rPr>
                <w:rFonts w:eastAsia="Times New Roman"/>
                <w:b/>
                <w:bCs/>
                <w:color w:val="234E67"/>
              </w:rPr>
              <w:t>Deliverable title</w:t>
            </w:r>
            <w:r>
              <w:rPr>
                <w:rFonts w:eastAsia="Times New Roman"/>
                <w:b/>
                <w:bCs/>
                <w:color w:val="234E67"/>
              </w:rPr>
              <w:t xml:space="preserve">: </w:t>
            </w:r>
            <w:r w:rsidRPr="00DE2DDA">
              <w:rPr>
                <w:rFonts w:eastAsia="Times New Roman"/>
                <w:b/>
                <w:bCs/>
                <w:color w:val="234E67"/>
              </w:rPr>
              <w:t>Computational tools to select</w:t>
            </w:r>
            <w:r>
              <w:rPr>
                <w:rFonts w:eastAsia="Times New Roman"/>
                <w:b/>
                <w:bCs/>
                <w:color w:val="234E67"/>
              </w:rPr>
              <w:t xml:space="preserve"> </w:t>
            </w:r>
            <w:r w:rsidRPr="00DE2DDA">
              <w:rPr>
                <w:rFonts w:eastAsia="Times New Roman"/>
                <w:b/>
                <w:bCs/>
                <w:color w:val="234E67"/>
              </w:rPr>
              <w:t>enzymes with high probability to act on polymer</w:t>
            </w:r>
          </w:p>
        </w:tc>
      </w:tr>
      <w:tr w:rsidR="00DE2DDA" w:rsidRPr="00F875BC" w14:paraId="752E2791" w14:textId="77777777" w:rsidTr="00DE2DDA">
        <w:trPr>
          <w:trHeight w:val="617"/>
        </w:trPr>
        <w:tc>
          <w:tcPr>
            <w:tcW w:w="9713" w:type="dxa"/>
            <w:vAlign w:val="center"/>
            <w:hideMark/>
          </w:tcPr>
          <w:p w14:paraId="29EE0EDF" w14:textId="5A43D022" w:rsidR="00DE2DDA" w:rsidRPr="00DE2DDA" w:rsidRDefault="00DE2DDA" w:rsidP="00DE2DDA">
            <w:pPr>
              <w:rPr>
                <w:rFonts w:eastAsia="Times New Roman"/>
                <w:b/>
                <w:bCs/>
                <w:color w:val="234E67"/>
              </w:rPr>
            </w:pPr>
            <w:r w:rsidRPr="00F875BC">
              <w:rPr>
                <w:rFonts w:eastAsia="Times New Roman"/>
                <w:b/>
                <w:bCs/>
                <w:color w:val="234E67"/>
              </w:rPr>
              <w:t>Work Package</w:t>
            </w:r>
            <w:r>
              <w:rPr>
                <w:rFonts w:eastAsia="Times New Roman"/>
                <w:b/>
                <w:bCs/>
                <w:color w:val="234E67"/>
              </w:rPr>
              <w:t>: 1</w:t>
            </w:r>
          </w:p>
        </w:tc>
      </w:tr>
      <w:tr w:rsidR="00DE2DDA" w:rsidRPr="00F875BC" w14:paraId="1CBE40F1" w14:textId="77777777" w:rsidTr="00DE2DDA">
        <w:trPr>
          <w:trHeight w:val="617"/>
        </w:trPr>
        <w:tc>
          <w:tcPr>
            <w:tcW w:w="9713" w:type="dxa"/>
            <w:vAlign w:val="center"/>
            <w:hideMark/>
          </w:tcPr>
          <w:p w14:paraId="06B0D2ED" w14:textId="698FDA33" w:rsidR="00DE2DDA" w:rsidRPr="00DE2DDA" w:rsidRDefault="00DE2DDA" w:rsidP="00DE2DDA">
            <w:pPr>
              <w:rPr>
                <w:rFonts w:eastAsia="Times New Roman"/>
                <w:b/>
                <w:bCs/>
                <w:color w:val="234E67"/>
              </w:rPr>
            </w:pPr>
            <w:r w:rsidRPr="00F875BC">
              <w:rPr>
                <w:rFonts w:eastAsia="Times New Roman"/>
                <w:b/>
                <w:bCs/>
                <w:color w:val="234E67"/>
              </w:rPr>
              <w:t>Type of deliverable</w:t>
            </w:r>
            <w:r>
              <w:rPr>
                <w:rFonts w:eastAsia="Times New Roman"/>
                <w:b/>
                <w:bCs/>
                <w:color w:val="234E67"/>
              </w:rPr>
              <w:t>: R – Document, report</w:t>
            </w:r>
          </w:p>
        </w:tc>
      </w:tr>
      <w:tr w:rsidR="00DE2DDA" w:rsidRPr="00F875BC" w14:paraId="581191B6" w14:textId="77777777" w:rsidTr="00DE2DDA">
        <w:trPr>
          <w:trHeight w:val="617"/>
        </w:trPr>
        <w:tc>
          <w:tcPr>
            <w:tcW w:w="9713" w:type="dxa"/>
            <w:vAlign w:val="center"/>
            <w:hideMark/>
          </w:tcPr>
          <w:p w14:paraId="49CE117A" w14:textId="2FAC156C" w:rsidR="00DE2DDA" w:rsidRPr="00DE2DDA" w:rsidRDefault="00DE2DDA" w:rsidP="00DE2DDA">
            <w:pPr>
              <w:rPr>
                <w:rFonts w:eastAsia="Times New Roman"/>
                <w:b/>
                <w:bCs/>
                <w:color w:val="234E67"/>
              </w:rPr>
            </w:pPr>
            <w:r w:rsidRPr="00F875BC">
              <w:rPr>
                <w:rFonts w:eastAsia="Times New Roman"/>
                <w:b/>
                <w:bCs/>
                <w:color w:val="234E67"/>
              </w:rPr>
              <w:t>Dissemination level</w:t>
            </w:r>
            <w:r>
              <w:rPr>
                <w:rFonts w:eastAsia="Times New Roman"/>
                <w:b/>
                <w:bCs/>
                <w:color w:val="234E67"/>
              </w:rPr>
              <w:t>: SEN - Sensitive</w:t>
            </w:r>
          </w:p>
        </w:tc>
      </w:tr>
      <w:tr w:rsidR="00DE2DDA" w:rsidRPr="00F875BC" w14:paraId="13823A24" w14:textId="77777777" w:rsidTr="00DE2DDA">
        <w:trPr>
          <w:trHeight w:val="617"/>
        </w:trPr>
        <w:tc>
          <w:tcPr>
            <w:tcW w:w="9713" w:type="dxa"/>
            <w:vAlign w:val="center"/>
            <w:hideMark/>
          </w:tcPr>
          <w:p w14:paraId="350FE9F5" w14:textId="5E6E0CDE" w:rsidR="00DE2DDA" w:rsidRPr="00DE2DDA" w:rsidRDefault="00DE2DDA" w:rsidP="00DE2DDA">
            <w:pPr>
              <w:rPr>
                <w:rFonts w:eastAsia="Times New Roman"/>
                <w:b/>
                <w:bCs/>
                <w:color w:val="234E67"/>
              </w:rPr>
            </w:pPr>
            <w:r w:rsidRPr="00F875BC">
              <w:rPr>
                <w:rFonts w:eastAsia="Times New Roman"/>
                <w:b/>
                <w:bCs/>
                <w:color w:val="234E67"/>
              </w:rPr>
              <w:t>Due date</w:t>
            </w:r>
            <w:r>
              <w:rPr>
                <w:rFonts w:eastAsia="Times New Roman"/>
                <w:b/>
                <w:bCs/>
                <w:color w:val="234E67"/>
              </w:rPr>
              <w:t>: 10/26</w:t>
            </w:r>
          </w:p>
        </w:tc>
      </w:tr>
    </w:tbl>
    <w:p w14:paraId="09B11C46" w14:textId="77777777" w:rsidR="00F875BC" w:rsidRDefault="00F875BC" w:rsidP="00CF5085">
      <w:pPr>
        <w:rPr>
          <w:lang w:val="hu-HU"/>
        </w:rPr>
      </w:pPr>
    </w:p>
    <w:p w14:paraId="6A96520A" w14:textId="2A0AC054" w:rsidR="00F875BC" w:rsidRDefault="00F875BC" w:rsidP="00CF5085">
      <w:pPr>
        <w:rPr>
          <w:lang w:val="hu-HU"/>
        </w:rPr>
      </w:pPr>
    </w:p>
    <w:p w14:paraId="23D634B5" w14:textId="77777777" w:rsidR="00F875BC" w:rsidRDefault="00F875BC" w:rsidP="00CF5085">
      <w:pPr>
        <w:rPr>
          <w:lang w:val="hu-HU"/>
        </w:rPr>
      </w:pPr>
    </w:p>
    <w:p w14:paraId="6BB0CCE2" w14:textId="790017CC" w:rsidR="00AA167E" w:rsidRDefault="00AA167E" w:rsidP="00CF5085">
      <w:pPr>
        <w:rPr>
          <w:lang w:val="hu-HU"/>
        </w:rPr>
      </w:pPr>
    </w:p>
    <w:p w14:paraId="78B0DEBA" w14:textId="77777777" w:rsidR="00AA167E" w:rsidRDefault="00AA167E" w:rsidP="00CF5085">
      <w:pPr>
        <w:rPr>
          <w:lang w:val="hu-HU"/>
        </w:rPr>
      </w:pPr>
    </w:p>
    <w:p w14:paraId="34CFF75A" w14:textId="33225082" w:rsidR="00702016" w:rsidRDefault="00702016" w:rsidP="00CF5085">
      <w:pPr>
        <w:rPr>
          <w:lang w:val="hu-HU"/>
        </w:rPr>
      </w:pPr>
    </w:p>
    <w:p w14:paraId="41FABDAC" w14:textId="77777777" w:rsidR="00DE2DDA" w:rsidRDefault="003A6D9E" w:rsidP="00CF5085">
      <w:pPr>
        <w:rPr>
          <w:lang w:val="hu-HU"/>
        </w:rPr>
      </w:pPr>
      <w:r>
        <w:rPr>
          <w:lang w:val="hu-HU"/>
        </w:rPr>
        <w:br w:type="textWrapping" w:clear="all"/>
      </w:r>
    </w:p>
    <w:sdt>
      <w:sdtPr>
        <w:rPr>
          <w:rFonts w:ascii="Lato" w:hAnsi="Lato" w:cs="Segoe UI"/>
          <w:color w:val="595959" w:themeColor="text1" w:themeTint="A6"/>
          <w:sz w:val="22"/>
          <w:szCs w:val="22"/>
          <w:lang w:eastAsia="en-GB"/>
        </w:rPr>
        <w:id w:val="-761134152"/>
        <w:docPartObj>
          <w:docPartGallery w:val="Table of Contents"/>
          <w:docPartUnique/>
        </w:docPartObj>
      </w:sdtPr>
      <w:sdtEndPr>
        <w:rPr>
          <w:b/>
          <w:bCs/>
          <w:noProof/>
        </w:rPr>
      </w:sdtEndPr>
      <w:sdtContent>
        <w:p w14:paraId="4B4B4E1E" w14:textId="18764105" w:rsidR="00DE2DDA" w:rsidRDefault="00DE2DDA">
          <w:pPr>
            <w:pStyle w:val="TOCHeading"/>
          </w:pPr>
          <w:r>
            <w:t>Table of Contents</w:t>
          </w:r>
        </w:p>
        <w:p w14:paraId="4B0AE05E" w14:textId="71218C87" w:rsidR="0067554C" w:rsidRDefault="00DE2DDA">
          <w:pPr>
            <w:pStyle w:val="TOC1"/>
            <w:tabs>
              <w:tab w:val="right" w:leader="dot" w:pos="9062"/>
            </w:tabs>
            <w:rPr>
              <w:rFonts w:asciiTheme="minorHAnsi" w:eastAsiaTheme="minorEastAsia" w:hAnsiTheme="minorHAnsi" w:cstheme="minorBidi"/>
              <w:noProof/>
              <w:color w:val="auto"/>
              <w:kern w:val="2"/>
              <w:sz w:val="24"/>
              <w:szCs w:val="24"/>
              <w:lang w:eastAsia="en-US"/>
              <w14:ligatures w14:val="standardContextual"/>
            </w:rPr>
          </w:pPr>
          <w:r>
            <w:fldChar w:fldCharType="begin"/>
          </w:r>
          <w:r>
            <w:instrText xml:space="preserve"> TOC \o "1-3" \h \z \u </w:instrText>
          </w:r>
          <w:r>
            <w:fldChar w:fldCharType="separate"/>
          </w:r>
          <w:hyperlink w:anchor="_Toc243828483" w:history="1">
            <w:r w:rsidR="0067554C" w:rsidRPr="00A46A93">
              <w:rPr>
                <w:rStyle w:val="Hyperlink"/>
                <w:noProof/>
              </w:rPr>
              <w:t>Executive Summary</w:t>
            </w:r>
            <w:r w:rsidR="0067554C">
              <w:rPr>
                <w:noProof/>
                <w:webHidden/>
              </w:rPr>
              <w:tab/>
            </w:r>
            <w:r w:rsidR="0067554C">
              <w:rPr>
                <w:noProof/>
                <w:webHidden/>
              </w:rPr>
              <w:fldChar w:fldCharType="begin"/>
            </w:r>
            <w:r w:rsidR="0067554C">
              <w:rPr>
                <w:noProof/>
                <w:webHidden/>
              </w:rPr>
              <w:instrText xml:space="preserve"> PAGEREF _Toc243828483 \h </w:instrText>
            </w:r>
            <w:r w:rsidR="0067554C">
              <w:rPr>
                <w:noProof/>
                <w:webHidden/>
              </w:rPr>
            </w:r>
            <w:r w:rsidR="0067554C">
              <w:rPr>
                <w:noProof/>
                <w:webHidden/>
              </w:rPr>
              <w:fldChar w:fldCharType="separate"/>
            </w:r>
            <w:r w:rsidR="0067554C">
              <w:rPr>
                <w:noProof/>
                <w:webHidden/>
              </w:rPr>
              <w:t>3</w:t>
            </w:r>
            <w:r w:rsidR="0067554C">
              <w:rPr>
                <w:noProof/>
                <w:webHidden/>
              </w:rPr>
              <w:fldChar w:fldCharType="end"/>
            </w:r>
          </w:hyperlink>
        </w:p>
        <w:p w14:paraId="7B4E5215" w14:textId="70E85A45" w:rsidR="0067554C" w:rsidRDefault="0067554C">
          <w:pPr>
            <w:pStyle w:val="TOC1"/>
            <w:tabs>
              <w:tab w:val="right" w:leader="dot" w:pos="9062"/>
            </w:tabs>
            <w:rPr>
              <w:rFonts w:asciiTheme="minorHAnsi" w:eastAsiaTheme="minorEastAsia" w:hAnsiTheme="minorHAnsi" w:cstheme="minorBidi"/>
              <w:noProof/>
              <w:color w:val="auto"/>
              <w:kern w:val="2"/>
              <w:sz w:val="24"/>
              <w:szCs w:val="24"/>
              <w:lang w:eastAsia="en-US"/>
              <w14:ligatures w14:val="standardContextual"/>
            </w:rPr>
          </w:pPr>
          <w:hyperlink w:anchor="_Toc243828484" w:history="1">
            <w:r w:rsidRPr="00A46A93">
              <w:rPr>
                <w:rStyle w:val="Hyperlink"/>
                <w:noProof/>
              </w:rPr>
              <w:t>Introduction</w:t>
            </w:r>
            <w:r>
              <w:rPr>
                <w:noProof/>
                <w:webHidden/>
              </w:rPr>
              <w:tab/>
            </w:r>
            <w:r>
              <w:rPr>
                <w:noProof/>
                <w:webHidden/>
              </w:rPr>
              <w:fldChar w:fldCharType="begin"/>
            </w:r>
            <w:r>
              <w:rPr>
                <w:noProof/>
                <w:webHidden/>
              </w:rPr>
              <w:instrText xml:space="preserve"> PAGEREF _Toc243828484 \h </w:instrText>
            </w:r>
            <w:r>
              <w:rPr>
                <w:noProof/>
                <w:webHidden/>
              </w:rPr>
            </w:r>
            <w:r>
              <w:rPr>
                <w:noProof/>
                <w:webHidden/>
              </w:rPr>
              <w:fldChar w:fldCharType="separate"/>
            </w:r>
            <w:r>
              <w:rPr>
                <w:noProof/>
                <w:webHidden/>
              </w:rPr>
              <w:t>3</w:t>
            </w:r>
            <w:r>
              <w:rPr>
                <w:noProof/>
                <w:webHidden/>
              </w:rPr>
              <w:fldChar w:fldCharType="end"/>
            </w:r>
          </w:hyperlink>
        </w:p>
        <w:p w14:paraId="06AFEAF7" w14:textId="3CC776FE" w:rsidR="0067554C" w:rsidRDefault="0067554C">
          <w:pPr>
            <w:pStyle w:val="TOC1"/>
            <w:tabs>
              <w:tab w:val="right" w:leader="dot" w:pos="9062"/>
            </w:tabs>
            <w:rPr>
              <w:rFonts w:asciiTheme="minorHAnsi" w:eastAsiaTheme="minorEastAsia" w:hAnsiTheme="minorHAnsi" w:cstheme="minorBidi"/>
              <w:noProof/>
              <w:color w:val="auto"/>
              <w:kern w:val="2"/>
              <w:sz w:val="24"/>
              <w:szCs w:val="24"/>
              <w:lang w:eastAsia="en-US"/>
              <w14:ligatures w14:val="standardContextual"/>
            </w:rPr>
          </w:pPr>
          <w:hyperlink w:anchor="_Toc243828485" w:history="1">
            <w:r w:rsidRPr="00A46A93">
              <w:rPr>
                <w:rStyle w:val="Hyperlink"/>
                <w:noProof/>
              </w:rPr>
              <w:t>Methodology</w:t>
            </w:r>
            <w:r>
              <w:rPr>
                <w:noProof/>
                <w:webHidden/>
              </w:rPr>
              <w:tab/>
            </w:r>
            <w:r>
              <w:rPr>
                <w:noProof/>
                <w:webHidden/>
              </w:rPr>
              <w:fldChar w:fldCharType="begin"/>
            </w:r>
            <w:r>
              <w:rPr>
                <w:noProof/>
                <w:webHidden/>
              </w:rPr>
              <w:instrText xml:space="preserve"> PAGEREF _Toc243828485 \h </w:instrText>
            </w:r>
            <w:r>
              <w:rPr>
                <w:noProof/>
                <w:webHidden/>
              </w:rPr>
            </w:r>
            <w:r>
              <w:rPr>
                <w:noProof/>
                <w:webHidden/>
              </w:rPr>
              <w:fldChar w:fldCharType="separate"/>
            </w:r>
            <w:r>
              <w:rPr>
                <w:noProof/>
                <w:webHidden/>
              </w:rPr>
              <w:t>5</w:t>
            </w:r>
            <w:r>
              <w:rPr>
                <w:noProof/>
                <w:webHidden/>
              </w:rPr>
              <w:fldChar w:fldCharType="end"/>
            </w:r>
          </w:hyperlink>
        </w:p>
        <w:p w14:paraId="25D5B89C" w14:textId="117E6145" w:rsidR="0067554C" w:rsidRDefault="0067554C">
          <w:pPr>
            <w:pStyle w:val="TOC1"/>
            <w:tabs>
              <w:tab w:val="right" w:leader="dot" w:pos="9062"/>
            </w:tabs>
            <w:rPr>
              <w:rFonts w:asciiTheme="minorHAnsi" w:eastAsiaTheme="minorEastAsia" w:hAnsiTheme="minorHAnsi" w:cstheme="minorBidi"/>
              <w:noProof/>
              <w:color w:val="auto"/>
              <w:kern w:val="2"/>
              <w:sz w:val="24"/>
              <w:szCs w:val="24"/>
              <w:lang w:eastAsia="en-US"/>
              <w14:ligatures w14:val="standardContextual"/>
            </w:rPr>
          </w:pPr>
          <w:hyperlink w:anchor="_Toc243828486" w:history="1">
            <w:r w:rsidRPr="00A46A93">
              <w:rPr>
                <w:rStyle w:val="Hyperlink"/>
                <w:noProof/>
              </w:rPr>
              <w:t>Results</w:t>
            </w:r>
            <w:r>
              <w:rPr>
                <w:noProof/>
                <w:webHidden/>
              </w:rPr>
              <w:tab/>
            </w:r>
            <w:r>
              <w:rPr>
                <w:noProof/>
                <w:webHidden/>
              </w:rPr>
              <w:fldChar w:fldCharType="begin"/>
            </w:r>
            <w:r>
              <w:rPr>
                <w:noProof/>
                <w:webHidden/>
              </w:rPr>
              <w:instrText xml:space="preserve"> PAGEREF _Toc243828486 \h </w:instrText>
            </w:r>
            <w:r>
              <w:rPr>
                <w:noProof/>
                <w:webHidden/>
              </w:rPr>
            </w:r>
            <w:r>
              <w:rPr>
                <w:noProof/>
                <w:webHidden/>
              </w:rPr>
              <w:fldChar w:fldCharType="separate"/>
            </w:r>
            <w:r>
              <w:rPr>
                <w:noProof/>
                <w:webHidden/>
              </w:rPr>
              <w:t>6</w:t>
            </w:r>
            <w:r>
              <w:rPr>
                <w:noProof/>
                <w:webHidden/>
              </w:rPr>
              <w:fldChar w:fldCharType="end"/>
            </w:r>
          </w:hyperlink>
        </w:p>
        <w:p w14:paraId="20102D30" w14:textId="0C1C50DC" w:rsidR="0067554C" w:rsidRDefault="0067554C">
          <w:pPr>
            <w:pStyle w:val="TOC1"/>
            <w:tabs>
              <w:tab w:val="right" w:leader="dot" w:pos="9062"/>
            </w:tabs>
            <w:rPr>
              <w:rFonts w:asciiTheme="minorHAnsi" w:eastAsiaTheme="minorEastAsia" w:hAnsiTheme="minorHAnsi" w:cstheme="minorBidi"/>
              <w:noProof/>
              <w:color w:val="auto"/>
              <w:kern w:val="2"/>
              <w:sz w:val="24"/>
              <w:szCs w:val="24"/>
              <w:lang w:eastAsia="en-US"/>
              <w14:ligatures w14:val="standardContextual"/>
            </w:rPr>
          </w:pPr>
          <w:hyperlink w:anchor="_Toc243828492" w:history="1">
            <w:r w:rsidRPr="00A46A93">
              <w:rPr>
                <w:rStyle w:val="Hyperlink"/>
                <w:noProof/>
              </w:rPr>
              <w:t>Discussion</w:t>
            </w:r>
            <w:r>
              <w:rPr>
                <w:noProof/>
                <w:webHidden/>
              </w:rPr>
              <w:tab/>
            </w:r>
            <w:r>
              <w:rPr>
                <w:noProof/>
                <w:webHidden/>
              </w:rPr>
              <w:fldChar w:fldCharType="begin"/>
            </w:r>
            <w:r>
              <w:rPr>
                <w:noProof/>
                <w:webHidden/>
              </w:rPr>
              <w:instrText xml:space="preserve"> PAGEREF _Toc243828492 \h </w:instrText>
            </w:r>
            <w:r>
              <w:rPr>
                <w:noProof/>
                <w:webHidden/>
              </w:rPr>
            </w:r>
            <w:r>
              <w:rPr>
                <w:noProof/>
                <w:webHidden/>
              </w:rPr>
              <w:fldChar w:fldCharType="separate"/>
            </w:r>
            <w:r>
              <w:rPr>
                <w:noProof/>
                <w:webHidden/>
              </w:rPr>
              <w:t>10</w:t>
            </w:r>
            <w:r>
              <w:rPr>
                <w:noProof/>
                <w:webHidden/>
              </w:rPr>
              <w:fldChar w:fldCharType="end"/>
            </w:r>
          </w:hyperlink>
        </w:p>
        <w:p w14:paraId="27A25272" w14:textId="5A4EF603" w:rsidR="0067554C" w:rsidRDefault="0067554C">
          <w:pPr>
            <w:pStyle w:val="TOC1"/>
            <w:tabs>
              <w:tab w:val="right" w:leader="dot" w:pos="9062"/>
            </w:tabs>
            <w:rPr>
              <w:rFonts w:asciiTheme="minorHAnsi" w:eastAsiaTheme="minorEastAsia" w:hAnsiTheme="minorHAnsi" w:cstheme="minorBidi"/>
              <w:noProof/>
              <w:color w:val="auto"/>
              <w:kern w:val="2"/>
              <w:sz w:val="24"/>
              <w:szCs w:val="24"/>
              <w:lang w:eastAsia="en-US"/>
              <w14:ligatures w14:val="standardContextual"/>
            </w:rPr>
          </w:pPr>
          <w:hyperlink w:anchor="_Toc243828493" w:history="1">
            <w:r w:rsidRPr="00A46A93">
              <w:rPr>
                <w:rStyle w:val="Hyperlink"/>
                <w:noProof/>
              </w:rPr>
              <w:t>References</w:t>
            </w:r>
            <w:r>
              <w:rPr>
                <w:noProof/>
                <w:webHidden/>
              </w:rPr>
              <w:tab/>
            </w:r>
            <w:r>
              <w:rPr>
                <w:noProof/>
                <w:webHidden/>
              </w:rPr>
              <w:fldChar w:fldCharType="begin"/>
            </w:r>
            <w:r>
              <w:rPr>
                <w:noProof/>
                <w:webHidden/>
              </w:rPr>
              <w:instrText xml:space="preserve"> PAGEREF _Toc243828493 \h </w:instrText>
            </w:r>
            <w:r>
              <w:rPr>
                <w:noProof/>
                <w:webHidden/>
              </w:rPr>
            </w:r>
            <w:r>
              <w:rPr>
                <w:noProof/>
                <w:webHidden/>
              </w:rPr>
              <w:fldChar w:fldCharType="separate"/>
            </w:r>
            <w:r>
              <w:rPr>
                <w:noProof/>
                <w:webHidden/>
              </w:rPr>
              <w:t>11</w:t>
            </w:r>
            <w:r>
              <w:rPr>
                <w:noProof/>
                <w:webHidden/>
              </w:rPr>
              <w:fldChar w:fldCharType="end"/>
            </w:r>
          </w:hyperlink>
        </w:p>
        <w:p w14:paraId="2300BE8D" w14:textId="1941A83F" w:rsidR="00DE2DDA" w:rsidRDefault="00DE2DDA">
          <w:r>
            <w:rPr>
              <w:b/>
              <w:bCs/>
              <w:noProof/>
            </w:rPr>
            <w:fldChar w:fldCharType="end"/>
          </w:r>
        </w:p>
      </w:sdtContent>
    </w:sdt>
    <w:p w14:paraId="295117AE" w14:textId="364E5AEB" w:rsidR="0021780D" w:rsidRDefault="0021780D" w:rsidP="00CF5085">
      <w:pPr>
        <w:rPr>
          <w:lang w:val="hu-HU"/>
        </w:rPr>
      </w:pPr>
    </w:p>
    <w:p w14:paraId="78DBF60C" w14:textId="6C1FB881" w:rsidR="006E5AEB" w:rsidRDefault="0021780D" w:rsidP="006E5AEB">
      <w:pPr>
        <w:pStyle w:val="Heading1"/>
        <w:rPr>
          <w:rStyle w:val="eop"/>
        </w:rPr>
      </w:pPr>
      <w:r>
        <w:rPr>
          <w:lang w:val="hu-HU"/>
        </w:rPr>
        <w:br w:type="column"/>
      </w:r>
      <w:bookmarkStart w:id="0" w:name="_Toc243828483"/>
      <w:r w:rsidRPr="00CF5085">
        <w:rPr>
          <w:rStyle w:val="normaltextrun"/>
        </w:rPr>
        <w:lastRenderedPageBreak/>
        <w:t>Executive Summary</w:t>
      </w:r>
      <w:bookmarkEnd w:id="0"/>
      <w:r w:rsidRPr="00CF5085">
        <w:rPr>
          <w:rStyle w:val="eop"/>
        </w:rPr>
        <w:t> </w:t>
      </w:r>
    </w:p>
    <w:p w14:paraId="3060F5D5" w14:textId="4722EF1A" w:rsidR="00D42C9E" w:rsidRDefault="00D50F8B" w:rsidP="00D50F8B">
      <w:r w:rsidRPr="00D50F8B">
        <w:t xml:space="preserve">This project </w:t>
      </w:r>
      <w:proofErr w:type="gramStart"/>
      <w:r w:rsidR="00DD5491">
        <w:t xml:space="preserve">is </w:t>
      </w:r>
      <w:r w:rsidRPr="00D50F8B">
        <w:t>focused</w:t>
      </w:r>
      <w:proofErr w:type="gramEnd"/>
      <w:r w:rsidRPr="00D50F8B">
        <w:t xml:space="preserve"> on the development of two computational tools, </w:t>
      </w:r>
      <w:r w:rsidR="00D7074E" w:rsidRPr="00D7074E">
        <w:t>MLP</w:t>
      </w:r>
      <w:r w:rsidR="00FF30E9" w:rsidRPr="00CC5403">
        <w:t xml:space="preserve"> (Molecular Lipophilic</w:t>
      </w:r>
      <w:r w:rsidR="004C0E9E" w:rsidRPr="00CC5403">
        <w:t>ity Potential</w:t>
      </w:r>
      <w:r w:rsidR="00254B63" w:rsidRPr="00CC5403">
        <w:t>)</w:t>
      </w:r>
      <w:r w:rsidRPr="00CC5403">
        <w:t xml:space="preserve"> and </w:t>
      </w:r>
      <w:r w:rsidR="005F0DCB">
        <w:t>MEP</w:t>
      </w:r>
      <w:r w:rsidR="00DA5D51">
        <w:t xml:space="preserve"> (Molecular Electrostatic Potential)</w:t>
      </w:r>
      <w:r w:rsidRPr="00D50F8B">
        <w:t>, designed to characterize the physicochemical properties of biomolecular surfaces and support the study of enzyme-substrate interactions. The tools enable the calculation and visualization of molecular lipophilicity</w:t>
      </w:r>
      <w:r w:rsidR="002E0262">
        <w:t>/hydrophilicity</w:t>
      </w:r>
      <w:r w:rsidRPr="00D50F8B">
        <w:t xml:space="preserve"> and electrostatic surface </w:t>
      </w:r>
      <w:r w:rsidR="00461506" w:rsidRPr="00D50F8B">
        <w:t>potential</w:t>
      </w:r>
      <w:r w:rsidRPr="00D50F8B">
        <w:t>, providing valuable insights into the molecular recognition processes that govern binding, catalysis and substrate specificity</w:t>
      </w:r>
      <w:r w:rsidR="009E0609">
        <w:t>.</w:t>
      </w:r>
      <w:r w:rsidR="003B0D33">
        <w:rPr>
          <w:noProof/>
        </w:rPr>
        <w:t xml:space="preserve"> </w:t>
      </w:r>
      <w:hyperlink w:anchor="ref1" w:history="1">
        <w:r w:rsidR="00EA789B" w:rsidRPr="00B664EF">
          <w:rPr>
            <w:rStyle w:val="Hyperlink"/>
            <w:noProof/>
            <w:vertAlign w:val="superscript"/>
          </w:rPr>
          <w:t>[1</w:t>
        </w:r>
        <w:r w:rsidR="009740DC" w:rsidRPr="00B664EF">
          <w:rPr>
            <w:rStyle w:val="Hyperlink"/>
            <w:noProof/>
            <w:vertAlign w:val="superscript"/>
          </w:rPr>
          <w:t xml:space="preserve"> - </w:t>
        </w:r>
        <w:r w:rsidR="006158E3" w:rsidRPr="00B664EF">
          <w:rPr>
            <w:rStyle w:val="Hyperlink"/>
            <w:noProof/>
            <w:vertAlign w:val="superscript"/>
          </w:rPr>
          <w:t>3</w:t>
        </w:r>
        <w:r w:rsidR="00EA789B" w:rsidRPr="00B664EF">
          <w:rPr>
            <w:rStyle w:val="Hyperlink"/>
            <w:noProof/>
            <w:vertAlign w:val="superscript"/>
          </w:rPr>
          <w:t>]</w:t>
        </w:r>
      </w:hyperlink>
    </w:p>
    <w:p w14:paraId="72532301" w14:textId="77777777" w:rsidR="009E0609" w:rsidRPr="00D50F8B" w:rsidRDefault="009E0609" w:rsidP="00D50F8B"/>
    <w:p w14:paraId="3B26A2B2" w14:textId="7C3AE7E5" w:rsidR="00D50F8B" w:rsidRDefault="00D50F8B" w:rsidP="00D50F8B">
      <w:r w:rsidRPr="00D50F8B">
        <w:t xml:space="preserve">To achieve this objective, two Python-based workflows were developed. </w:t>
      </w:r>
      <w:r w:rsidR="00045B89">
        <w:t>MLP</w:t>
      </w:r>
      <w:r w:rsidRPr="00D50F8B">
        <w:rPr>
          <w:b/>
          <w:bCs/>
        </w:rPr>
        <w:t xml:space="preserve"> </w:t>
      </w:r>
      <w:r w:rsidRPr="00D50F8B">
        <w:t xml:space="preserve">is based on the </w:t>
      </w:r>
      <w:proofErr w:type="spellStart"/>
      <w:r w:rsidRPr="00D50F8B">
        <w:t>py</w:t>
      </w:r>
      <w:r w:rsidR="00A3193E">
        <w:t>MLP</w:t>
      </w:r>
      <w:proofErr w:type="spellEnd"/>
      <w:r w:rsidRPr="00D50F8B">
        <w:t xml:space="preserve"> Molecular Lipophilic Potential evaluator and implements methodologies derived from the fragmental lipophilicity approaches described by Laguerre et al. and Ghose et al</w:t>
      </w:r>
      <w:hyperlink w:anchor="ref1" w:history="1">
        <w:r w:rsidRPr="00B664EF">
          <w:rPr>
            <w:rStyle w:val="Hyperlink"/>
          </w:rPr>
          <w:t>.</w:t>
        </w:r>
        <w:r w:rsidR="005B1E52" w:rsidRPr="00B664EF">
          <w:rPr>
            <w:rStyle w:val="Hyperlink"/>
            <w:noProof/>
            <w:vertAlign w:val="superscript"/>
          </w:rPr>
          <w:t xml:space="preserve"> [1 - 3]</w:t>
        </w:r>
      </w:hyperlink>
      <w:r w:rsidRPr="00D50F8B">
        <w:t xml:space="preserve"> The tool generates three-dimensional molecular lipophilicity potential maps that describe the distribution of hydrophobic</w:t>
      </w:r>
      <w:r w:rsidR="00152AC5">
        <w:t xml:space="preserve"> and hydrop</w:t>
      </w:r>
      <w:r w:rsidR="00D2784F">
        <w:t>hilic</w:t>
      </w:r>
      <w:r w:rsidRPr="00D50F8B">
        <w:t xml:space="preserve"> regions on molecular surfaces. These maps allow the identification of surface features that may influence substrate adsorption, molecular recognition and enzyme-substrate interactions.</w:t>
      </w:r>
    </w:p>
    <w:p w14:paraId="71D7CBE7" w14:textId="77777777" w:rsidR="00461506" w:rsidRDefault="00461506" w:rsidP="00D50F8B"/>
    <w:p w14:paraId="543C4B26" w14:textId="4C161FCC" w:rsidR="00D50F8B" w:rsidRDefault="005F0DCB" w:rsidP="00D50F8B">
      <w:r>
        <w:t>MEP</w:t>
      </w:r>
      <w:r w:rsidR="00D50F8B" w:rsidRPr="00D50F8B">
        <w:t xml:space="preserve"> was developed to generate electrostatic potential maps directly from molecular structures in PQR format. The methodology employs a screened Coulomb (</w:t>
      </w:r>
      <w:r w:rsidR="00D2784F">
        <w:t>Yukawa/</w:t>
      </w:r>
      <w:r w:rsidR="00D50F8B" w:rsidRPr="00D50F8B">
        <w:t>Debye-</w:t>
      </w:r>
      <w:proofErr w:type="spellStart"/>
      <w:r w:rsidR="00D50F8B" w:rsidRPr="00D50F8B">
        <w:t>Hückel</w:t>
      </w:r>
      <w:proofErr w:type="spellEnd"/>
      <w:r w:rsidR="00D50F8B" w:rsidRPr="00D50F8B">
        <w:t>) formalism to calculate electrostatic potentials on a three-dimensional grid while accounting for ionic screening effects and dielectric properties. The resulting potential maps can be visualized using standard molecular visualization software</w:t>
      </w:r>
      <w:r w:rsidR="002F2C17">
        <w:t xml:space="preserve"> such as </w:t>
      </w:r>
      <w:proofErr w:type="spellStart"/>
      <w:r w:rsidR="002F2C17">
        <w:t>Pymol</w:t>
      </w:r>
      <w:proofErr w:type="spellEnd"/>
      <w:r w:rsidR="002F2C17">
        <w:t xml:space="preserve"> or VMD</w:t>
      </w:r>
      <w:r w:rsidR="00D50F8B" w:rsidRPr="00D50F8B">
        <w:t>.</w:t>
      </w:r>
      <w:r w:rsidR="00283B07">
        <w:t xml:space="preserve"> </w:t>
      </w:r>
      <w:r w:rsidR="00D50F8B" w:rsidRPr="00D50F8B">
        <w:t>This approach enables rapid identification of positively and negatively charged surface regions that contribute to intermolecular interactions.</w:t>
      </w:r>
    </w:p>
    <w:p w14:paraId="3D500001" w14:textId="77777777" w:rsidR="00283B07" w:rsidRPr="00D50F8B" w:rsidRDefault="00283B07" w:rsidP="00D50F8B"/>
    <w:p w14:paraId="281BCB65" w14:textId="7A928ED5" w:rsidR="00D50F8B" w:rsidRDefault="00D50F8B" w:rsidP="00D50F8B">
      <w:r w:rsidRPr="00D50F8B">
        <w:t xml:space="preserve">The combined use of </w:t>
      </w:r>
      <w:r w:rsidR="00045B89">
        <w:t>MLP</w:t>
      </w:r>
      <w:r w:rsidR="00D7074E" w:rsidRPr="00F80056">
        <w:t xml:space="preserve"> </w:t>
      </w:r>
      <w:hyperlink w:anchor="ref1" w:history="1">
        <w:r w:rsidR="007A1ECD" w:rsidRPr="00B664EF">
          <w:rPr>
            <w:rStyle w:val="Hyperlink"/>
            <w:vertAlign w:val="superscript"/>
          </w:rPr>
          <w:t>[1-3]</w:t>
        </w:r>
      </w:hyperlink>
      <w:r w:rsidRPr="00D50F8B">
        <w:t xml:space="preserve"> and </w:t>
      </w:r>
      <w:r w:rsidR="005F0DCB">
        <w:t>MEP</w:t>
      </w:r>
      <w:r w:rsidRPr="00D50F8B">
        <w:t xml:space="preserve"> provides a comprehensive framework for the investigation of molecular surface complementarity. By simultaneously evaluating </w:t>
      </w:r>
      <w:r w:rsidR="00DD73E2">
        <w:t>lipophilic</w:t>
      </w:r>
      <w:r w:rsidRPr="00D50F8B">
        <w:t xml:space="preserve"> and electrostatic properties, the tools enable qualitative analys</w:t>
      </w:r>
      <w:r w:rsidR="00E56EA2">
        <w:t>is</w:t>
      </w:r>
      <w:r w:rsidRPr="00D50F8B">
        <w:t xml:space="preserve"> of enzyme-enzyme and enzyme-substrate interactions</w:t>
      </w:r>
      <w:r w:rsidR="00E208BF">
        <w:t xml:space="preserve"> </w:t>
      </w:r>
      <w:r w:rsidRPr="00D50F8B">
        <w:t>to identify favorable interaction regions</w:t>
      </w:r>
      <w:r w:rsidR="00E208BF">
        <w:t xml:space="preserve"> and</w:t>
      </w:r>
      <w:r w:rsidRPr="00D50F8B">
        <w:t xml:space="preserve"> investigate the physicochemical determinants of molecular recognition.</w:t>
      </w:r>
    </w:p>
    <w:p w14:paraId="53BC0C6D" w14:textId="77777777" w:rsidR="00E208BF" w:rsidRPr="00D50F8B" w:rsidRDefault="00E208BF" w:rsidP="00D50F8B"/>
    <w:p w14:paraId="399566AF" w14:textId="48DF8FEA" w:rsidR="00AE79B6" w:rsidRPr="00AE79B6" w:rsidRDefault="00D50F8B" w:rsidP="00AE79B6">
      <w:r w:rsidRPr="00D50F8B">
        <w:t xml:space="preserve">The integration </w:t>
      </w:r>
      <w:r w:rsidR="003B62C6">
        <w:t xml:space="preserve">of these tools </w:t>
      </w:r>
      <w:r w:rsidRPr="00D50F8B">
        <w:t xml:space="preserve">with existing molecular modelling and visualization workflows facilitates the characterization of complex molecular interfaces and supports future studies involving enzyme engineering, substrate recognition and biomolecular design. </w:t>
      </w:r>
    </w:p>
    <w:p w14:paraId="0B293B2B" w14:textId="2E012CEA" w:rsidR="003A6D9E" w:rsidRDefault="00D40636" w:rsidP="00F875BC">
      <w:pPr>
        <w:pStyle w:val="Heading1"/>
      </w:pPr>
      <w:bookmarkStart w:id="1" w:name="_Toc243828484"/>
      <w:r>
        <w:t>Introduction</w:t>
      </w:r>
      <w:bookmarkEnd w:id="1"/>
      <w:r>
        <w:t xml:space="preserve"> </w:t>
      </w:r>
    </w:p>
    <w:p w14:paraId="2ECC025C" w14:textId="279276DC" w:rsidR="00D50F8B" w:rsidRPr="00B47DC4" w:rsidRDefault="00D50F8B" w:rsidP="00D50F8B">
      <w:r w:rsidRPr="00D50F8B">
        <w:t xml:space="preserve">Molecular recognition is a fundamental process underlying virtually all biological interactions. The ability of enzymes to selectively recognize, bind and transform their substrates depends not only on the geometric compatibility of the interacting molecules but also on the physicochemical properties distributed across their surfaces. Among these properties, </w:t>
      </w:r>
      <w:r w:rsidR="00E86B64">
        <w:t>lipophilicity</w:t>
      </w:r>
      <w:r w:rsidRPr="00D50F8B">
        <w:t xml:space="preserve"> and electrostatic charge play particularly important roles in controlling binding affinity, substrate orientation, molecular association and catalytic efficiency. Understanding how these surface properties influence molecular interactions is therefore essential for investigating biological systems and </w:t>
      </w:r>
      <w:r w:rsidRPr="00B47DC4">
        <w:t>for guiding rational protein engineering efforts</w:t>
      </w:r>
      <w:r w:rsidR="000E06FC">
        <w:t>.</w:t>
      </w:r>
    </w:p>
    <w:p w14:paraId="45308BFC" w14:textId="77777777" w:rsidR="00942000" w:rsidRPr="00B47DC4" w:rsidRDefault="00942000" w:rsidP="00D50F8B"/>
    <w:p w14:paraId="63835E03" w14:textId="19CE4776" w:rsidR="00D50F8B" w:rsidRDefault="00D50F8B" w:rsidP="00D50F8B">
      <w:r w:rsidRPr="00D50F8B">
        <w:t>Hydrophobic interactions are known to contribute significantly to molecular recognition processes by promoting the association of nonpolar surface regions and minimizing unfavorable interactions with aqueous environments.</w:t>
      </w:r>
      <w:r w:rsidR="000E06FC" w:rsidRPr="00C93A94">
        <w:rPr>
          <w:vertAlign w:val="superscript"/>
        </w:rPr>
        <w:t xml:space="preserve"> </w:t>
      </w:r>
      <w:hyperlink w:anchor="ref4" w:history="1">
        <w:r w:rsidR="000E06FC" w:rsidRPr="00185097">
          <w:rPr>
            <w:rStyle w:val="Hyperlink"/>
            <w:vertAlign w:val="superscript"/>
          </w:rPr>
          <w:t>[4]</w:t>
        </w:r>
      </w:hyperlink>
      <w:r w:rsidRPr="00D50F8B">
        <w:t xml:space="preserve"> The distribution of hydrophobic and hydrophilic </w:t>
      </w:r>
      <w:r w:rsidRPr="00D50F8B">
        <w:lastRenderedPageBreak/>
        <w:t xml:space="preserve">areas on an enzyme surface can influence substrate adsorption, binding specificity and the stability of enzyme-substrate complexes. </w:t>
      </w:r>
      <w:r w:rsidR="00526686">
        <w:t>Understanding</w:t>
      </w:r>
      <w:r w:rsidRPr="00D50F8B">
        <w:t xml:space="preserve"> these properties through </w:t>
      </w:r>
      <w:r w:rsidR="00045B89">
        <w:t>MLP</w:t>
      </w:r>
      <w:r w:rsidR="00D7074E">
        <w:t xml:space="preserve"> </w:t>
      </w:r>
      <w:hyperlink w:anchor="ref1" w:history="1">
        <w:r w:rsidR="007A1ECD" w:rsidRPr="00B664EF">
          <w:rPr>
            <w:rStyle w:val="Hyperlink"/>
            <w:vertAlign w:val="superscript"/>
          </w:rPr>
          <w:t>[1-3]</w:t>
        </w:r>
      </w:hyperlink>
      <w:r w:rsidRPr="00D50F8B">
        <w:t xml:space="preserve"> provides a valuable </w:t>
      </w:r>
      <w:r w:rsidR="0069378A">
        <w:t>way</w:t>
      </w:r>
      <w:r w:rsidRPr="00D50F8B">
        <w:t xml:space="preserve"> of visualizing and interpreting surface regions that may participate in intermolecular interactions.</w:t>
      </w:r>
    </w:p>
    <w:p w14:paraId="1C242121" w14:textId="77777777" w:rsidR="005523C3" w:rsidRPr="00D50F8B" w:rsidRDefault="005523C3" w:rsidP="00D50F8B"/>
    <w:p w14:paraId="41BA721B" w14:textId="64D21528" w:rsidR="00D50F8B" w:rsidRDefault="00D50F8B" w:rsidP="00D50F8B">
      <w:r w:rsidRPr="00D50F8B">
        <w:t xml:space="preserve">Electrostatic interactions </w:t>
      </w:r>
      <w:r w:rsidR="005523C3">
        <w:t xml:space="preserve">also </w:t>
      </w:r>
      <w:r w:rsidRPr="00D50F8B">
        <w:t xml:space="preserve">constitute a major driving force governing molecular recognition. Charged and polar residues contribute to the generation of electrostatic fields that influence long-range </w:t>
      </w:r>
      <w:r w:rsidR="001C5E09">
        <w:t>interaction</w:t>
      </w:r>
      <w:r w:rsidRPr="00D50F8B">
        <w:t>, substrate guidance, binding orientation and catalytic activity. The analysis of electrostatic surface potentials can reveal favorable interaction sites, identify complementary charge distributions between interacting molecules and provide insights into the molecular binding.</w:t>
      </w:r>
    </w:p>
    <w:p w14:paraId="13348962" w14:textId="77777777" w:rsidR="00066378" w:rsidRPr="00D50F8B" w:rsidRDefault="00066378" w:rsidP="00D50F8B"/>
    <w:p w14:paraId="28C1F4E6" w14:textId="3A3FACA6" w:rsidR="004E56B8" w:rsidRDefault="00DF6E98" w:rsidP="004E56B8">
      <w:r w:rsidRPr="00DF6E98">
        <w:t xml:space="preserve">To facilitate the investigation of surface complementarity in biomolecular systems, two computational tools were developed: </w:t>
      </w:r>
      <w:r w:rsidR="00045B89">
        <w:t>MLP</w:t>
      </w:r>
      <w:r w:rsidR="00D7074E">
        <w:rPr>
          <w:vertAlign w:val="superscript"/>
        </w:rPr>
        <w:t xml:space="preserve"> </w:t>
      </w:r>
      <w:hyperlink w:anchor="ref1" w:history="1">
        <w:r w:rsidR="007A1ECD" w:rsidRPr="00185097">
          <w:rPr>
            <w:rStyle w:val="Hyperlink"/>
            <w:vertAlign w:val="superscript"/>
          </w:rPr>
          <w:t>[1-3]</w:t>
        </w:r>
      </w:hyperlink>
      <w:r w:rsidRPr="00CC5403">
        <w:t xml:space="preserve"> and </w:t>
      </w:r>
      <w:r w:rsidR="005F0DCB">
        <w:t>MEP</w:t>
      </w:r>
      <w:r w:rsidRPr="00DF6E98">
        <w:t>. These Python-based applications provide complementary descriptions of molecular surfaces by evaluating lipophilic</w:t>
      </w:r>
      <w:r w:rsidR="00E567F9">
        <w:t>/</w:t>
      </w:r>
      <w:r w:rsidR="007F49AC">
        <w:t>hydrophilic</w:t>
      </w:r>
      <w:r w:rsidRPr="00DF6E98">
        <w:t xml:space="preserve"> and electrostatic properties, respectivel</w:t>
      </w:r>
      <w:r>
        <w:t>y.</w:t>
      </w:r>
    </w:p>
    <w:p w14:paraId="5CB513DF" w14:textId="3E3653E2" w:rsidR="004B4FE4" w:rsidRDefault="004B4FE4" w:rsidP="004B4FE4"/>
    <w:p w14:paraId="311B1DCA" w14:textId="05E6CBF2" w:rsidR="00903178" w:rsidRDefault="00976ABB" w:rsidP="004B4FE4">
      <w:r>
        <w:rPr>
          <w:noProof/>
          <w14:ligatures w14:val="standardContextual"/>
        </w:rPr>
        <mc:AlternateContent>
          <mc:Choice Requires="wpg">
            <w:drawing>
              <wp:anchor distT="0" distB="0" distL="114300" distR="114300" simplePos="0" relativeHeight="251669504" behindDoc="0" locked="0" layoutInCell="1" allowOverlap="1" wp14:anchorId="440F27DD" wp14:editId="63C51A05">
                <wp:simplePos x="0" y="0"/>
                <wp:positionH relativeFrom="column">
                  <wp:posOffset>668663</wp:posOffset>
                </wp:positionH>
                <wp:positionV relativeFrom="paragraph">
                  <wp:posOffset>1437317</wp:posOffset>
                </wp:positionV>
                <wp:extent cx="4843660" cy="4406935"/>
                <wp:effectExtent l="0" t="0" r="0" b="12700"/>
                <wp:wrapNone/>
                <wp:docPr id="103050255" name="Group 29"/>
                <wp:cNvGraphicFramePr/>
                <a:graphic xmlns:a="http://schemas.openxmlformats.org/drawingml/2006/main">
                  <a:graphicData uri="http://schemas.microsoft.com/office/word/2010/wordprocessingGroup">
                    <wpg:wgp>
                      <wpg:cNvGrpSpPr/>
                      <wpg:grpSpPr>
                        <a:xfrm>
                          <a:off x="0" y="0"/>
                          <a:ext cx="4843660" cy="4406935"/>
                          <a:chOff x="0" y="0"/>
                          <a:chExt cx="4843660" cy="4406935"/>
                        </a:xfrm>
                      </wpg:grpSpPr>
                      <pic:pic xmlns:pic="http://schemas.openxmlformats.org/drawingml/2006/picture">
                        <pic:nvPicPr>
                          <pic:cNvPr id="214739485" name="Picture 1"/>
                          <pic:cNvPicPr>
                            <a:picLocks noChangeAspect="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2990335" y="2545492"/>
                            <a:ext cx="1289050" cy="1350645"/>
                          </a:xfrm>
                          <a:prstGeom prst="rect">
                            <a:avLst/>
                          </a:prstGeom>
                        </pic:spPr>
                      </pic:pic>
                      <pic:pic xmlns:pic="http://schemas.openxmlformats.org/drawingml/2006/picture">
                        <pic:nvPicPr>
                          <pic:cNvPr id="1328884916" name="Picture 1"/>
                          <pic:cNvPicPr>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132965" cy="2199640"/>
                          </a:xfrm>
                          <a:prstGeom prst="rect">
                            <a:avLst/>
                          </a:prstGeom>
                        </pic:spPr>
                      </pic:pic>
                      <pic:pic xmlns:pic="http://schemas.openxmlformats.org/drawingml/2006/picture">
                        <pic:nvPicPr>
                          <pic:cNvPr id="1414748887" name="Picture 1"/>
                          <pic:cNvPicPr>
                            <a:picLocks noChangeAspect="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2496065" y="197708"/>
                            <a:ext cx="2347595" cy="1977390"/>
                          </a:xfrm>
                          <a:prstGeom prst="rect">
                            <a:avLst/>
                          </a:prstGeom>
                        </pic:spPr>
                      </pic:pic>
                      <pic:pic xmlns:pic="http://schemas.openxmlformats.org/drawingml/2006/picture">
                        <pic:nvPicPr>
                          <pic:cNvPr id="561287806" name="Picture 1"/>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74141" y="2067698"/>
                            <a:ext cx="2125345" cy="2230120"/>
                          </a:xfrm>
                          <a:prstGeom prst="rect">
                            <a:avLst/>
                          </a:prstGeom>
                        </pic:spPr>
                      </pic:pic>
                      <wps:wsp>
                        <wps:cNvPr id="369795140" name="Text Box 2"/>
                        <wps:cNvSpPr txBox="1">
                          <a:spLocks noChangeArrowheads="1"/>
                        </wps:cNvSpPr>
                        <wps:spPr bwMode="auto">
                          <a:xfrm>
                            <a:off x="3509319" y="2166552"/>
                            <a:ext cx="325212" cy="255064"/>
                          </a:xfrm>
                          <a:prstGeom prst="rect">
                            <a:avLst/>
                          </a:prstGeom>
                          <a:solidFill>
                            <a:srgbClr val="FFFFFF"/>
                          </a:solidFill>
                          <a:ln w="9525">
                            <a:solidFill>
                              <a:srgbClr val="000000"/>
                            </a:solidFill>
                            <a:miter lim="800000"/>
                            <a:headEnd/>
                            <a:tailEnd/>
                          </a:ln>
                        </wps:spPr>
                        <wps:txbx>
                          <w:txbxContent>
                            <w:p w14:paraId="24AB23B6" w14:textId="77777777" w:rsidR="00976ABB" w:rsidRDefault="00976ABB" w:rsidP="00976ABB">
                              <w:r>
                                <w:t>B</w:t>
                              </w:r>
                            </w:p>
                          </w:txbxContent>
                        </wps:txbx>
                        <wps:bodyPr rot="0" vert="horz" wrap="square" lIns="91440" tIns="45720" rIns="91440" bIns="45720" anchor="t" anchorCtr="0">
                          <a:noAutofit/>
                        </wps:bodyPr>
                      </wps:wsp>
                      <wps:wsp>
                        <wps:cNvPr id="1910173714" name="Text Box 2"/>
                        <wps:cNvSpPr txBox="1">
                          <a:spLocks noChangeArrowheads="1"/>
                        </wps:cNvSpPr>
                        <wps:spPr bwMode="auto">
                          <a:xfrm>
                            <a:off x="3632887" y="4061254"/>
                            <a:ext cx="325212" cy="241537"/>
                          </a:xfrm>
                          <a:prstGeom prst="rect">
                            <a:avLst/>
                          </a:prstGeom>
                          <a:solidFill>
                            <a:srgbClr val="FFFFFF"/>
                          </a:solidFill>
                          <a:ln w="9525">
                            <a:solidFill>
                              <a:srgbClr val="000000"/>
                            </a:solidFill>
                            <a:miter lim="800000"/>
                            <a:headEnd/>
                            <a:tailEnd/>
                          </a:ln>
                        </wps:spPr>
                        <wps:txbx>
                          <w:txbxContent>
                            <w:p w14:paraId="29FC7010" w14:textId="77777777" w:rsidR="00976ABB" w:rsidRDefault="00976ABB" w:rsidP="00976ABB">
                              <w:r>
                                <w:t>D</w:t>
                              </w:r>
                            </w:p>
                          </w:txbxContent>
                        </wps:txbx>
                        <wps:bodyPr rot="0" vert="horz" wrap="square" lIns="91440" tIns="45720" rIns="91440" bIns="45720" anchor="t" anchorCtr="0">
                          <a:noAutofit/>
                        </wps:bodyPr>
                      </wps:wsp>
                      <wps:wsp>
                        <wps:cNvPr id="1068179733" name="Text Box 2"/>
                        <wps:cNvSpPr txBox="1">
                          <a:spLocks noChangeArrowheads="1"/>
                        </wps:cNvSpPr>
                        <wps:spPr bwMode="auto">
                          <a:xfrm>
                            <a:off x="864973" y="4151871"/>
                            <a:ext cx="325212" cy="255064"/>
                          </a:xfrm>
                          <a:prstGeom prst="rect">
                            <a:avLst/>
                          </a:prstGeom>
                          <a:solidFill>
                            <a:srgbClr val="FFFFFF"/>
                          </a:solidFill>
                          <a:ln w="9525">
                            <a:solidFill>
                              <a:srgbClr val="000000"/>
                            </a:solidFill>
                            <a:miter lim="800000"/>
                            <a:headEnd/>
                            <a:tailEnd/>
                          </a:ln>
                        </wps:spPr>
                        <wps:txbx>
                          <w:txbxContent>
                            <w:p w14:paraId="15449581" w14:textId="77777777" w:rsidR="00976ABB" w:rsidRDefault="00976ABB" w:rsidP="00976ABB">
                              <w:r>
                                <w:t>C</w:t>
                              </w:r>
                              <w:r w:rsidRPr="00E51BB5">
                                <w:rPr>
                                  <w:noProof/>
                                </w:rPr>
                                <w:drawing>
                                  <wp:inline distT="0" distB="0" distL="0" distR="0" wp14:anchorId="36D23FC3" wp14:editId="3AE4E4C0">
                                    <wp:extent cx="158750" cy="130810"/>
                                    <wp:effectExtent l="0" t="0" r="0" b="2540"/>
                                    <wp:docPr id="1107102192"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s:wsp>
                        <wps:cNvPr id="27396079" name="Text Box 2"/>
                        <wps:cNvSpPr txBox="1">
                          <a:spLocks noChangeArrowheads="1"/>
                        </wps:cNvSpPr>
                        <wps:spPr bwMode="auto">
                          <a:xfrm>
                            <a:off x="955589" y="2150076"/>
                            <a:ext cx="325120" cy="234315"/>
                          </a:xfrm>
                          <a:prstGeom prst="rect">
                            <a:avLst/>
                          </a:prstGeom>
                          <a:solidFill>
                            <a:srgbClr val="FFFFFF"/>
                          </a:solidFill>
                          <a:ln w="9525">
                            <a:solidFill>
                              <a:srgbClr val="000000"/>
                            </a:solidFill>
                            <a:miter lim="800000"/>
                            <a:headEnd/>
                            <a:tailEnd/>
                          </a:ln>
                        </wps:spPr>
                        <wps:txbx>
                          <w:txbxContent>
                            <w:p w14:paraId="7A285A1C" w14:textId="77777777" w:rsidR="00976ABB" w:rsidRDefault="00976ABB" w:rsidP="00976ABB">
                              <w:r>
                                <w:t>A</w:t>
                              </w:r>
                            </w:p>
                          </w:txbxContent>
                        </wps:txbx>
                        <wps:bodyPr rot="0" vert="horz" wrap="square" lIns="91440" tIns="45720" rIns="91440" bIns="45720" anchor="t" anchorCtr="0">
                          <a:noAutofit/>
                        </wps:bodyPr>
                      </wps:wsp>
                    </wpg:wgp>
                  </a:graphicData>
                </a:graphic>
              </wp:anchor>
            </w:drawing>
          </mc:Choice>
          <mc:Fallback>
            <w:pict>
              <v:group w14:anchorId="440F27DD" id="Group 29" o:spid="_x0000_s1026" style="position:absolute;left:0;text-align:left;margin-left:52.65pt;margin-top:113.15pt;width:381.4pt;height:347pt;z-index:251669504" coordsize="48436,440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9903;top:25454;width:12890;height:13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">
                  <v:imagedata r:id="rId13" o:title="" chromakey="white"/>
                </v:shape>
                <v:shape id="Picture 1" o:spid="_x0000_s1028" type="#_x0000_t75" style="position:absolute;width:21329;height:2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">
                  <v:imagedata r:id="rId14" o:title="" chromakey="white"/>
                </v:shape>
                <v:shape id="Picture 1" o:spid="_x0000_s1029" type="#_x0000_t75" style="position:absolute;left:24960;top:1977;width:23476;height:19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">
                  <v:imagedata r:id="rId15" o:title="" chromakey="white"/>
                </v:shape>
                <v:shape id="Picture 1" o:spid="_x0000_s1030" type="#_x0000_t75" style="position:absolute;left:741;top:20676;width:21253;height:22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">
                  <v:imagedata r:id="rId16" o:title="" chromakey="white"/>
                </v:shape>
                <v:shapetype id="_x0000_t202" coordsize="21600,21600" o:spt="202" path="m,l,21600r21600,l21600,xe">
                  <v:stroke joinstyle="miter"/>
                  <v:path gradientshapeok="t" o:connecttype="rect"/>
                </v:shapetype>
                <v:shape id="_x0000_s1031" type="#_x0000_t202" style="position:absolute;left:35093;top:21665;width:3252;height:2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">
                  <v:textbox>
                    <w:txbxContent>
                      <w:p w14:paraId="24AB23B6" w14:textId="77777777" w:rsidR="00976ABB" w:rsidRDefault="00976ABB" w:rsidP="00976ABB">
                        <w:r>
                          <w:t>B</w:t>
                        </w:r>
                      </w:p>
                    </w:txbxContent>
                  </v:textbox>
                </v:shape>
                <v:shape id="_x0000_s1032" type="#_x0000_t202" style="position:absolute;left:36328;top:40612;width:325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">
                  <v:textbox>
                    <w:txbxContent>
                      <w:p w14:paraId="29FC7010" w14:textId="77777777" w:rsidR="00976ABB" w:rsidRDefault="00976ABB" w:rsidP="00976ABB">
                        <w:r>
                          <w:t>D</w:t>
                        </w:r>
                      </w:p>
                    </w:txbxContent>
                  </v:textbox>
                </v:shape>
                <v:shape id="_x0000_s1033" type="#_x0000_t202" style="position:absolute;left:8649;top:41518;width:3252;height:2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">
                  <v:textbox>
                    <w:txbxContent>
                      <w:p w14:paraId="15449581" w14:textId="77777777" w:rsidR="00976ABB" w:rsidRDefault="00976ABB" w:rsidP="00976ABB">
                        <w:r>
                          <w:t>C</w:t>
                        </w:r>
                        <w:r w:rsidRPr="00E51BB5">
                          <w:rPr>
                            <w:noProof/>
                          </w:rPr>
                          <w:drawing>
                            <wp:inline distT="0" distB="0" distL="0" distR="0" wp14:anchorId="36D23FC3" wp14:editId="3AE4E4C0">
                              <wp:extent cx="158750" cy="130810"/>
                              <wp:effectExtent l="0" t="0" r="0" b="2540"/>
                              <wp:docPr id="1107102192"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v:shape id="_x0000_s1034" type="#_x0000_t202" style="position:absolute;left:9555;top:21500;width:3252;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">
                  <v:textbox>
                    <w:txbxContent>
                      <w:p w14:paraId="7A285A1C" w14:textId="77777777" w:rsidR="00976ABB" w:rsidRDefault="00976ABB" w:rsidP="00976ABB">
                        <w:r>
                          <w:t>A</w:t>
                        </w:r>
                      </w:p>
                    </w:txbxContent>
                  </v:textbox>
                </v:shape>
              </v:group>
            </w:pict>
          </mc:Fallback>
        </mc:AlternateContent>
      </w:r>
      <w:r w:rsidR="004B4FE4" w:rsidRPr="0026177D">
        <w:t xml:space="preserve">The capabilities of both tools were evaluated using three representative enzyme-ligand systems </w:t>
      </w:r>
      <w:r w:rsidR="00D3352E">
        <w:t xml:space="preserve">(see </w:t>
      </w:r>
      <w:r w:rsidR="00C21ADA">
        <w:fldChar w:fldCharType="begin"/>
      </w:r>
      <w:r w:rsidR="00C21ADA">
        <w:instrText xml:space="preserve"> REF _Ref243770098 \h </w:instrText>
      </w:r>
      <w:r w:rsidR="00C21ADA">
        <w:fldChar w:fldCharType="separate"/>
      </w:r>
      <w:r w:rsidR="00C21ADA">
        <w:t xml:space="preserve">Figure </w:t>
      </w:r>
      <w:r w:rsidR="00C21ADA">
        <w:rPr>
          <w:noProof/>
        </w:rPr>
        <w:t>1</w:t>
      </w:r>
      <w:r w:rsidR="00C21ADA">
        <w:fldChar w:fldCharType="end"/>
      </w:r>
      <w:r w:rsidR="00D3352E">
        <w:t xml:space="preserve">) </w:t>
      </w:r>
      <w:r w:rsidR="004B4FE4" w:rsidRPr="0026177D">
        <w:t xml:space="preserve">involving industrially relevant lipases and a model polymer substrate. The selected enzymes </w:t>
      </w:r>
      <w:r w:rsidR="004B4FE4" w:rsidRPr="003623BB">
        <w:t xml:space="preserve">were </w:t>
      </w:r>
      <w:proofErr w:type="spellStart"/>
      <w:r w:rsidR="004B4FE4" w:rsidRPr="004110F5">
        <w:rPr>
          <w:i/>
          <w:iCs/>
        </w:rPr>
        <w:t>Rhizomucor</w:t>
      </w:r>
      <w:proofErr w:type="spellEnd"/>
      <w:r w:rsidR="004B4FE4" w:rsidRPr="004110F5">
        <w:rPr>
          <w:i/>
          <w:iCs/>
        </w:rPr>
        <w:t xml:space="preserve"> </w:t>
      </w:r>
      <w:proofErr w:type="spellStart"/>
      <w:r w:rsidR="004B4FE4" w:rsidRPr="004110F5">
        <w:rPr>
          <w:i/>
          <w:iCs/>
        </w:rPr>
        <w:t>miehei</w:t>
      </w:r>
      <w:proofErr w:type="spellEnd"/>
      <w:r w:rsidR="004B4FE4" w:rsidRPr="003623BB">
        <w:t xml:space="preserve"> lipase (RM-Lipase, PDB ID: 4TGL</w:t>
      </w:r>
      <w:r w:rsidR="009E534C">
        <w:t xml:space="preserve">, </w:t>
      </w:r>
      <w:r w:rsidR="009E534C">
        <w:fldChar w:fldCharType="begin"/>
      </w:r>
      <w:r w:rsidR="009E534C">
        <w:instrText xml:space="preserve"> REF _Ref243770098 \h </w:instrText>
      </w:r>
      <w:r w:rsidR="009E534C">
        <w:fldChar w:fldCharType="separate"/>
      </w:r>
      <w:r w:rsidR="009E534C">
        <w:t xml:space="preserve">Figure </w:t>
      </w:r>
      <w:r w:rsidR="009E534C">
        <w:rPr>
          <w:noProof/>
        </w:rPr>
        <w:t>1</w:t>
      </w:r>
      <w:r w:rsidR="009E534C">
        <w:fldChar w:fldCharType="end"/>
      </w:r>
      <w:r w:rsidR="009E534C">
        <w:t>A</w:t>
      </w:r>
      <w:r w:rsidR="004B4FE4" w:rsidRPr="003623BB">
        <w:t>),</w:t>
      </w:r>
      <w:r w:rsidR="002E3890">
        <w:t xml:space="preserve"> </w:t>
      </w:r>
      <w:hyperlink w:anchor="ref5" w:history="1">
        <w:r w:rsidR="002E3890" w:rsidRPr="00185097">
          <w:rPr>
            <w:rStyle w:val="Hyperlink"/>
            <w:vertAlign w:val="superscript"/>
          </w:rPr>
          <w:t>[5]</w:t>
        </w:r>
      </w:hyperlink>
      <w:r w:rsidR="004B4FE4" w:rsidRPr="003623BB">
        <w:t xml:space="preserve"> </w:t>
      </w:r>
      <w:proofErr w:type="spellStart"/>
      <w:r w:rsidR="004B4FE4" w:rsidRPr="004110F5">
        <w:rPr>
          <w:i/>
          <w:iCs/>
        </w:rPr>
        <w:t>Humicola</w:t>
      </w:r>
      <w:proofErr w:type="spellEnd"/>
      <w:r w:rsidR="004B4FE4" w:rsidRPr="004110F5">
        <w:rPr>
          <w:i/>
          <w:iCs/>
        </w:rPr>
        <w:t xml:space="preserve"> </w:t>
      </w:r>
      <w:proofErr w:type="spellStart"/>
      <w:r w:rsidR="004B4FE4" w:rsidRPr="004110F5">
        <w:rPr>
          <w:i/>
          <w:iCs/>
        </w:rPr>
        <w:t>lanuginosa</w:t>
      </w:r>
      <w:proofErr w:type="spellEnd"/>
      <w:r w:rsidR="004B4FE4" w:rsidRPr="003623BB">
        <w:t xml:space="preserve"> lipase (HL-Lipase, PDB ID: 1TIB</w:t>
      </w:r>
      <w:r w:rsidR="009E534C">
        <w:t xml:space="preserve">, </w:t>
      </w:r>
      <w:r w:rsidR="009E534C">
        <w:fldChar w:fldCharType="begin"/>
      </w:r>
      <w:r w:rsidR="009E534C">
        <w:instrText xml:space="preserve"> REF _Ref243770098 \h </w:instrText>
      </w:r>
      <w:r w:rsidR="009E534C">
        <w:fldChar w:fldCharType="separate"/>
      </w:r>
      <w:r w:rsidR="009E534C">
        <w:t xml:space="preserve">Figure </w:t>
      </w:r>
      <w:r w:rsidR="009E534C">
        <w:rPr>
          <w:noProof/>
        </w:rPr>
        <w:t>1</w:t>
      </w:r>
      <w:r w:rsidR="009E534C">
        <w:fldChar w:fldCharType="end"/>
      </w:r>
      <w:r w:rsidR="009E534C">
        <w:t>B</w:t>
      </w:r>
      <w:r w:rsidR="004B4FE4" w:rsidRPr="003623BB">
        <w:t>)</w:t>
      </w:r>
      <w:r w:rsidR="002E3890">
        <w:t xml:space="preserve"> </w:t>
      </w:r>
      <w:hyperlink w:anchor="ref6" w:history="1">
        <w:r w:rsidR="002E3890" w:rsidRPr="00185097">
          <w:rPr>
            <w:rStyle w:val="Hyperlink"/>
            <w:vertAlign w:val="superscript"/>
          </w:rPr>
          <w:t>[6]</w:t>
        </w:r>
      </w:hyperlink>
      <w:r w:rsidR="004B4FE4" w:rsidRPr="003623BB">
        <w:t xml:space="preserve"> and </w:t>
      </w:r>
      <w:r w:rsidR="004B4FE4" w:rsidRPr="004110F5">
        <w:rPr>
          <w:i/>
          <w:iCs/>
        </w:rPr>
        <w:t>Candida antarctica lipase B</w:t>
      </w:r>
      <w:r w:rsidR="004B4FE4" w:rsidRPr="003623BB">
        <w:t xml:space="preserve"> (CALB, PDB ID: 1LBS</w:t>
      </w:r>
      <w:r w:rsidR="009E534C">
        <w:t xml:space="preserve">, </w:t>
      </w:r>
      <w:r w:rsidR="009E534C">
        <w:fldChar w:fldCharType="begin"/>
      </w:r>
      <w:r w:rsidR="009E534C">
        <w:instrText xml:space="preserve"> REF _Ref243770098 \h </w:instrText>
      </w:r>
      <w:r w:rsidR="009E534C">
        <w:fldChar w:fldCharType="separate"/>
      </w:r>
      <w:r w:rsidR="009E534C">
        <w:t xml:space="preserve">Figure </w:t>
      </w:r>
      <w:r w:rsidR="009E534C">
        <w:rPr>
          <w:noProof/>
        </w:rPr>
        <w:t>1</w:t>
      </w:r>
      <w:r w:rsidR="009E534C">
        <w:fldChar w:fldCharType="end"/>
      </w:r>
      <w:r w:rsidR="009E534C">
        <w:t>C</w:t>
      </w:r>
      <w:r w:rsidR="004B4FE4" w:rsidRPr="003623BB">
        <w:t>).</w:t>
      </w:r>
      <w:r w:rsidR="008E4A89">
        <w:t xml:space="preserve"> </w:t>
      </w:r>
      <w:r w:rsidR="008E4A89" w:rsidRPr="002E3890">
        <w:rPr>
          <w:vertAlign w:val="superscript"/>
        </w:rPr>
        <w:t>[</w:t>
      </w:r>
      <w:hyperlink w:anchor="ref7" w:history="1">
        <w:r w:rsidR="008E4A89" w:rsidRPr="00185097">
          <w:rPr>
            <w:rStyle w:val="Hyperlink"/>
            <w:vertAlign w:val="superscript"/>
          </w:rPr>
          <w:t>7]</w:t>
        </w:r>
      </w:hyperlink>
      <w:r w:rsidR="004B4FE4" w:rsidRPr="0026177D">
        <w:t xml:space="preserve"> As a model substrate, </w:t>
      </w:r>
      <w:r w:rsidR="004B4FE4" w:rsidRPr="003623BB">
        <w:t xml:space="preserve">a </w:t>
      </w:r>
      <w:proofErr w:type="gramStart"/>
      <w:r w:rsidR="004B4FE4" w:rsidRPr="003623BB">
        <w:t>poly(</w:t>
      </w:r>
      <w:proofErr w:type="gramEnd"/>
      <w:r w:rsidR="004B4FE4" w:rsidRPr="003623BB">
        <w:t>methyl methacrylate) (PMMA</w:t>
      </w:r>
      <w:r w:rsidR="009E534C">
        <w:t xml:space="preserve">, </w:t>
      </w:r>
      <w:r w:rsidR="009E534C">
        <w:fldChar w:fldCharType="begin"/>
      </w:r>
      <w:r w:rsidR="009E534C">
        <w:instrText xml:space="preserve"> REF _Ref243770098 \h </w:instrText>
      </w:r>
      <w:r w:rsidR="009E534C">
        <w:fldChar w:fldCharType="separate"/>
      </w:r>
      <w:r w:rsidR="009E534C">
        <w:t xml:space="preserve">Figure </w:t>
      </w:r>
      <w:r w:rsidR="009E534C">
        <w:rPr>
          <w:noProof/>
        </w:rPr>
        <w:t>1</w:t>
      </w:r>
      <w:r w:rsidR="009E534C">
        <w:fldChar w:fldCharType="end"/>
      </w:r>
      <w:r w:rsidR="009E534C">
        <w:t>D</w:t>
      </w:r>
      <w:r w:rsidR="004B4FE4" w:rsidRPr="003623BB">
        <w:t>) dimer</w:t>
      </w:r>
      <w:r w:rsidR="004B4FE4" w:rsidRPr="0026177D">
        <w:t xml:space="preserve"> was employed to investigate enzyme-polymer surface complementarity. </w:t>
      </w:r>
      <w:r w:rsidR="00AD529A" w:rsidRPr="00AD529A">
        <w:t xml:space="preserve">PMMA was selected because methacrylate-based materials are widely used as </w:t>
      </w:r>
      <w:r w:rsidR="00903178" w:rsidRPr="00AD529A">
        <w:t>support</w:t>
      </w:r>
      <w:r w:rsidR="00AD529A" w:rsidRPr="00AD529A">
        <w:t xml:space="preserve"> for lipase immobilization. Lipases are known to interact strongly with hydrophobic interfaces through a phenomenon known as interfacial activation, in which exposure to a hydrophobic surface promotes displacement of the lid structure and stabilization of the open, catalytically active conformation.</w:t>
      </w:r>
      <w:r w:rsidR="00842A90">
        <w:t xml:space="preserve"> </w:t>
      </w:r>
    </w:p>
    <w:p w14:paraId="6666DD3E" w14:textId="463596BF" w:rsidR="00510E57" w:rsidRDefault="00510E57" w:rsidP="004B4FE4"/>
    <w:p w14:paraId="14A8C9DC" w14:textId="1769E095" w:rsidR="00510E57" w:rsidRDefault="00510E57" w:rsidP="004B4FE4"/>
    <w:p w14:paraId="0C8A5B8B" w14:textId="35746B54" w:rsidR="00510E57" w:rsidRDefault="00510E57" w:rsidP="004B4FE4"/>
    <w:p w14:paraId="52F5A33B" w14:textId="79EE178C" w:rsidR="00510E57" w:rsidRDefault="00510E57" w:rsidP="004B4FE4"/>
    <w:p w14:paraId="46B43199" w14:textId="47B6C15B" w:rsidR="00510E57" w:rsidRDefault="00510E57" w:rsidP="004B4FE4"/>
    <w:p w14:paraId="605C4FC5" w14:textId="57AFF10B" w:rsidR="00510E57" w:rsidRDefault="00510E57" w:rsidP="004B4FE4"/>
    <w:p w14:paraId="037930AE" w14:textId="19C91ED3" w:rsidR="00510E57" w:rsidRDefault="00510E57" w:rsidP="004B4FE4"/>
    <w:p w14:paraId="3E31B8D9" w14:textId="355605B9" w:rsidR="00510E57" w:rsidRDefault="00510E57" w:rsidP="004B4FE4"/>
    <w:p w14:paraId="08EFF0BA" w14:textId="230A8CE9" w:rsidR="00510E57" w:rsidRDefault="00510E57" w:rsidP="004B4FE4"/>
    <w:p w14:paraId="39EED57A" w14:textId="241581C3" w:rsidR="00510E57" w:rsidRDefault="00510E57" w:rsidP="004B4FE4"/>
    <w:p w14:paraId="4DF29C0D" w14:textId="73F962CA" w:rsidR="00510E57" w:rsidRDefault="00510E57" w:rsidP="004B4FE4"/>
    <w:p w14:paraId="568FBCB1" w14:textId="74978D84" w:rsidR="00510E57" w:rsidRDefault="00510E57" w:rsidP="004B4FE4"/>
    <w:p w14:paraId="28C83871" w14:textId="58F483EF" w:rsidR="00510E57" w:rsidRDefault="00510E57" w:rsidP="004B4FE4"/>
    <w:p w14:paraId="7D98EF61" w14:textId="05EB91BA" w:rsidR="00510E57" w:rsidRDefault="00510E57" w:rsidP="004B4FE4"/>
    <w:p w14:paraId="5F184286" w14:textId="725B4F81" w:rsidR="00510E57" w:rsidRDefault="00510E57" w:rsidP="004B4FE4"/>
    <w:p w14:paraId="2B72F981" w14:textId="11A82D74" w:rsidR="00510E57" w:rsidRDefault="00510E57" w:rsidP="004B4FE4"/>
    <w:p w14:paraId="0287C4E9" w14:textId="40EBADA1" w:rsidR="00510E57" w:rsidRDefault="00510E57" w:rsidP="004B4FE4"/>
    <w:p w14:paraId="032429A9" w14:textId="34C01001" w:rsidR="00510E57" w:rsidRDefault="00510E57" w:rsidP="004B4FE4"/>
    <w:p w14:paraId="5EFE6B00" w14:textId="3DB71DA6" w:rsidR="00510E57" w:rsidRDefault="00510E57" w:rsidP="004B4FE4"/>
    <w:p w14:paraId="1B01F169" w14:textId="64019A70" w:rsidR="00510E57" w:rsidRDefault="00510E57" w:rsidP="004B4FE4"/>
    <w:p w14:paraId="2411FBA3" w14:textId="11A21AEB" w:rsidR="00510E57" w:rsidRDefault="00510E57" w:rsidP="004B4FE4"/>
    <w:p w14:paraId="598BB70E" w14:textId="72AC1302" w:rsidR="00510E57" w:rsidRDefault="00510E57" w:rsidP="004B4FE4"/>
    <w:p w14:paraId="27E75149" w14:textId="534CFF64" w:rsidR="00510E57" w:rsidRDefault="009E534C" w:rsidP="004B4FE4">
      <w:r>
        <w:rPr>
          <w:noProof/>
        </w:rPr>
        <mc:AlternateContent>
          <mc:Choice Requires="wps">
            <w:drawing>
              <wp:anchor distT="0" distB="0" distL="114300" distR="114300" simplePos="0" relativeHeight="251671552" behindDoc="0" locked="0" layoutInCell="1" allowOverlap="1" wp14:anchorId="5CCA5D7D" wp14:editId="2FF65F1B">
                <wp:simplePos x="0" y="0"/>
                <wp:positionH relativeFrom="margin">
                  <wp:posOffset>0</wp:posOffset>
                </wp:positionH>
                <wp:positionV relativeFrom="paragraph">
                  <wp:posOffset>340890</wp:posOffset>
                </wp:positionV>
                <wp:extent cx="5980671" cy="196713"/>
                <wp:effectExtent l="0" t="0" r="1270" b="0"/>
                <wp:wrapNone/>
                <wp:docPr id="1339114476" name="Text Box 1"/>
                <wp:cNvGraphicFramePr/>
                <a:graphic xmlns:a="http://schemas.openxmlformats.org/drawingml/2006/main">
                  <a:graphicData uri="http://schemas.microsoft.com/office/word/2010/wordprocessingShape">
                    <wps:wsp>
                      <wps:cNvSpPr txBox="1"/>
                      <wps:spPr>
                        <a:xfrm>
                          <a:off x="0" y="0"/>
                          <a:ext cx="5980671" cy="196713"/>
                        </a:xfrm>
                        <a:prstGeom prst="rect">
                          <a:avLst/>
                        </a:prstGeom>
                        <a:solidFill>
                          <a:prstClr val="white"/>
                        </a:solidFill>
                        <a:ln>
                          <a:noFill/>
                        </a:ln>
                      </wps:spPr>
                      <wps:txbx>
                        <w:txbxContent>
                          <w:p w14:paraId="4F0C3D65" w14:textId="09C533B4" w:rsidR="003E6B45" w:rsidRPr="00B54994" w:rsidRDefault="003E6B45" w:rsidP="003E6B45">
                            <w:pPr>
                              <w:pStyle w:val="Caption"/>
                              <w:rPr>
                                <w:noProof/>
                                <w:color w:val="595959" w:themeColor="text1" w:themeTint="A6"/>
                                <w:sz w:val="22"/>
                                <w:szCs w:val="22"/>
                              </w:rPr>
                            </w:pPr>
                            <w:bookmarkStart w:id="2" w:name="_Ref243770098"/>
                            <w:r>
                              <w:t xml:space="preserve">Figure </w:t>
                            </w:r>
                            <w:fldSimple w:instr=" SEQ Figure \* ARABIC ">
                              <w:r>
                                <w:rPr>
                                  <w:noProof/>
                                </w:rPr>
                                <w:t>1</w:t>
                              </w:r>
                            </w:fldSimple>
                            <w:bookmarkEnd w:id="2"/>
                            <w:r>
                              <w:t>. Structures of the different enzymes and the polymer dimer. (A) RM-Lipase</w:t>
                            </w:r>
                            <w:r w:rsidR="002B15F5">
                              <w:t>,</w:t>
                            </w:r>
                            <w:r>
                              <w:t xml:space="preserve"> (B) HL-Lipas</w:t>
                            </w:r>
                            <w:r w:rsidR="000F22EB">
                              <w:t>e,</w:t>
                            </w:r>
                            <w:r>
                              <w:t xml:space="preserve"> (C) CALB and (D) PMMA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CA5D7D" id="Text Box 1" o:spid="_x0000_s1035" type="#_x0000_t202" style="position:absolute;left:0;text-align:left;margin-left:0;margin-top:26.85pt;width:470.9pt;height:15.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" stroked="f">
                <v:textbox inset="0,0,0,0">
                  <w:txbxContent>
                    <w:p w14:paraId="4F0C3D65" w14:textId="09C533B4" w:rsidR="003E6B45" w:rsidRPr="00B54994" w:rsidRDefault="003E6B45" w:rsidP="003E6B45">
                      <w:pPr>
                        <w:pStyle w:val="Caption"/>
                        <w:rPr>
                          <w:noProof/>
                          <w:color w:val="595959" w:themeColor="text1" w:themeTint="A6"/>
                          <w:sz w:val="22"/>
                          <w:szCs w:val="22"/>
                        </w:rPr>
                      </w:pPr>
                      <w:bookmarkStart w:id="3" w:name="_Ref243770098"/>
                      <w:r>
                        <w:t xml:space="preserve">Figure </w:t>
                      </w:r>
                      <w:fldSimple w:instr=" SEQ Figure \* ARABIC ">
                        <w:r>
                          <w:rPr>
                            <w:noProof/>
                          </w:rPr>
                          <w:t>1</w:t>
                        </w:r>
                      </w:fldSimple>
                      <w:bookmarkEnd w:id="3"/>
                      <w:r>
                        <w:t>. Structures of the different enzymes and the polymer dimer. (A) RM-Lipase</w:t>
                      </w:r>
                      <w:r w:rsidR="002B15F5">
                        <w:t>,</w:t>
                      </w:r>
                      <w:r>
                        <w:t xml:space="preserve"> (B) HL-Lipas</w:t>
                      </w:r>
                      <w:r w:rsidR="000F22EB">
                        <w:t>e,</w:t>
                      </w:r>
                      <w:r>
                        <w:t xml:space="preserve"> (C) CALB and (D) PMMA</w:t>
                      </w:r>
                    </w:p>
                  </w:txbxContent>
                </v:textbox>
                <w10:wrap anchorx="margin"/>
              </v:shape>
            </w:pict>
          </mc:Fallback>
        </mc:AlternateContent>
      </w:r>
    </w:p>
    <w:p w14:paraId="160F4441" w14:textId="66973EB1" w:rsidR="00903178" w:rsidRDefault="00903178" w:rsidP="004B4FE4"/>
    <w:p w14:paraId="08DA05E7" w14:textId="06D417CD" w:rsidR="006B5542" w:rsidRDefault="00AD529A" w:rsidP="004B4FE4">
      <w:r w:rsidRPr="00AD529A">
        <w:t xml:space="preserve"> This behavior has been extensively exploited in biocatalysis, including commercial systems such as </w:t>
      </w:r>
      <w:proofErr w:type="spellStart"/>
      <w:r w:rsidRPr="00AD529A">
        <w:t>Novozym</w:t>
      </w:r>
      <w:proofErr w:type="spellEnd"/>
      <w:r w:rsidRPr="00AD529A">
        <w:t xml:space="preserve"> 435</w:t>
      </w:r>
      <w:r w:rsidR="004D4A48">
        <w:t>®</w:t>
      </w:r>
      <w:r w:rsidRPr="00AD529A">
        <w:t xml:space="preserve">, where CALB is immobilized on a </w:t>
      </w:r>
      <w:proofErr w:type="gramStart"/>
      <w:r w:rsidRPr="00AD529A">
        <w:t>poly(</w:t>
      </w:r>
      <w:proofErr w:type="gramEnd"/>
      <w:r w:rsidRPr="00AD529A">
        <w:t>methyl methacrylate)-divinylbenzene resin,</w:t>
      </w:r>
      <w:r w:rsidR="006974BE">
        <w:t xml:space="preserve"> CALB immobilized in PMMA nanoparticles and</w:t>
      </w:r>
      <w:r w:rsidRPr="00AD529A">
        <w:t xml:space="preserve"> </w:t>
      </w:r>
      <w:proofErr w:type="spellStart"/>
      <w:r w:rsidRPr="00AD529A">
        <w:t>Sepabeads</w:t>
      </w:r>
      <w:proofErr w:type="spellEnd"/>
      <w:r w:rsidR="004D4A48">
        <w:t>®</w:t>
      </w:r>
      <w:r w:rsidRPr="00AD529A">
        <w:t xml:space="preserve">-based supports containing hydrophobic octadecyl chains that promote lipase adsorption through hydrophobic interactions. These systems highlight the importance of hydrophobic surface complementarity in lipase-support recognition and motivate the use of molecular lipophilicity and electrostatic surface analyses to investigate enzyme-polymer interactions. </w:t>
      </w:r>
      <w:hyperlink w:anchor="ref8" w:history="1">
        <w:r w:rsidR="006B5542" w:rsidRPr="00185097">
          <w:rPr>
            <w:rStyle w:val="Hyperlink"/>
            <w:vertAlign w:val="superscript"/>
          </w:rPr>
          <w:t>[8, 9</w:t>
        </w:r>
        <w:r w:rsidR="00A57264">
          <w:rPr>
            <w:rStyle w:val="Hyperlink"/>
            <w:vertAlign w:val="superscript"/>
          </w:rPr>
          <w:t>, 14</w:t>
        </w:r>
        <w:r w:rsidR="006B5542" w:rsidRPr="00185097">
          <w:rPr>
            <w:rStyle w:val="Hyperlink"/>
            <w:vertAlign w:val="superscript"/>
          </w:rPr>
          <w:t>]</w:t>
        </w:r>
      </w:hyperlink>
    </w:p>
    <w:p w14:paraId="245C97EF" w14:textId="77777777" w:rsidR="006B5542" w:rsidRDefault="006B5542" w:rsidP="004B4FE4"/>
    <w:p w14:paraId="71CCE689" w14:textId="1BFD6910" w:rsidR="004B4FE4" w:rsidRPr="00893C1A" w:rsidRDefault="00AD529A" w:rsidP="004B4FE4">
      <w:r w:rsidRPr="00AD529A">
        <w:t xml:space="preserve">Molecular lipophilicity and electrostatic potential maps were generated for each enzyme and the PMMA dimer, allowing the identification of hydrophobic patches and charged surface regions potentially involved in substrate recognition and binding. </w:t>
      </w:r>
      <w:proofErr w:type="gramStart"/>
      <w:r w:rsidRPr="00AD529A">
        <w:t>These case</w:t>
      </w:r>
      <w:proofErr w:type="gramEnd"/>
      <w:r w:rsidRPr="00AD529A">
        <w:t xml:space="preserve"> studies served to demonstrate the applicability of the developed workflows and to assess their usefulness for the qualitative characterization of enzyme-substrate interfaces</w:t>
      </w:r>
      <w:r w:rsidR="004B4FE4">
        <w:t>.</w:t>
      </w:r>
      <w:r w:rsidR="00A12E10">
        <w:t xml:space="preserve"> </w:t>
      </w:r>
      <w:hyperlink w:anchor="ref9" w:history="1">
        <w:r w:rsidR="00A12E10" w:rsidRPr="00185097">
          <w:rPr>
            <w:rStyle w:val="Hyperlink"/>
            <w:vertAlign w:val="superscript"/>
          </w:rPr>
          <w:t>[8, 9</w:t>
        </w:r>
        <w:r w:rsidR="00C30BBC">
          <w:rPr>
            <w:rStyle w:val="Hyperlink"/>
            <w:vertAlign w:val="superscript"/>
          </w:rPr>
          <w:t>, 14</w:t>
        </w:r>
        <w:r w:rsidR="00A12E10" w:rsidRPr="00185097">
          <w:rPr>
            <w:rStyle w:val="Hyperlink"/>
            <w:vertAlign w:val="superscript"/>
          </w:rPr>
          <w:t>]</w:t>
        </w:r>
      </w:hyperlink>
    </w:p>
    <w:p w14:paraId="233B3DC6" w14:textId="77777777" w:rsidR="004B4FE4" w:rsidRPr="004E56B8" w:rsidRDefault="004B4FE4" w:rsidP="004B4FE4"/>
    <w:p w14:paraId="1F4C6445" w14:textId="00EA3245" w:rsidR="00BA1977" w:rsidRDefault="00D50F8B" w:rsidP="00BA1977">
      <w:r w:rsidRPr="00D50F8B">
        <w:t xml:space="preserve">Together, </w:t>
      </w:r>
      <w:r w:rsidR="00045B89">
        <w:t>MLP</w:t>
      </w:r>
      <w:r w:rsidR="007A1ECD">
        <w:t xml:space="preserve"> </w:t>
      </w:r>
      <w:hyperlink w:anchor="ref1" w:history="1">
        <w:r w:rsidR="007A1ECD" w:rsidRPr="00185097">
          <w:rPr>
            <w:rStyle w:val="Hyperlink"/>
            <w:vertAlign w:val="superscript"/>
          </w:rPr>
          <w:t>[1-3]</w:t>
        </w:r>
      </w:hyperlink>
      <w:r w:rsidRPr="00D50F8B">
        <w:t xml:space="preserve"> and </w:t>
      </w:r>
      <w:r w:rsidR="005F0DCB">
        <w:t>MEP</w:t>
      </w:r>
      <w:r w:rsidRPr="00D50F8B">
        <w:t xml:space="preserve"> provide a computational framework </w:t>
      </w:r>
      <w:r w:rsidR="00BA1977" w:rsidRPr="00BA1977">
        <w:t>for characterizing molecular surfaces through complementary analyses of lipophilicity and electrostatic potential. By identifying hydrophobic</w:t>
      </w:r>
      <w:r w:rsidR="00D04F3D">
        <w:t xml:space="preserve"> and hydrophilic</w:t>
      </w:r>
      <w:r w:rsidR="00BA1977" w:rsidRPr="00BA1977">
        <w:t xml:space="preserve"> </w:t>
      </w:r>
      <w:r w:rsidR="00E17C46">
        <w:t>patches</w:t>
      </w:r>
      <w:r w:rsidR="00D04F3D">
        <w:t>,</w:t>
      </w:r>
      <w:r w:rsidR="00BA1977" w:rsidRPr="00BA1977">
        <w:t xml:space="preserve"> and charged surface features, these tools facilitate the investigation of molecular recognition processes and support the interpretation of both experimental data and computational models.</w:t>
      </w:r>
    </w:p>
    <w:p w14:paraId="0C5B9A25" w14:textId="77777777" w:rsidR="00E17C46" w:rsidRPr="00BA1977" w:rsidRDefault="00E17C46" w:rsidP="00BA1977"/>
    <w:p w14:paraId="74901152" w14:textId="5DEA3610" w:rsidR="00F875BC" w:rsidRPr="00391F75" w:rsidRDefault="00BA1977" w:rsidP="00BA1977">
      <w:r w:rsidRPr="00BA1977">
        <w:t>The aim of this work is to develop, validate and apply these methodologies to the study of biomolecular systems, offering accessible approaches for assessing surface complementarity and interaction patterns. By enabling the visualization and analysis of lipophilic and electrostatic surface characteristics, the proposed workflow can support future studies in protein engineering, enzyme design, biomolecular modeling and the investigation of complex biological interfaces.</w:t>
      </w:r>
    </w:p>
    <w:p w14:paraId="70B5F413" w14:textId="45BE74F2" w:rsidR="00D40636" w:rsidRDefault="00D40636" w:rsidP="00D40636">
      <w:pPr>
        <w:pStyle w:val="Heading1"/>
      </w:pPr>
      <w:bookmarkStart w:id="4" w:name="_Toc243828485"/>
      <w:r>
        <w:t>Methodology</w:t>
      </w:r>
      <w:bookmarkEnd w:id="4"/>
    </w:p>
    <w:p w14:paraId="156F4DA6" w14:textId="2225E83A" w:rsidR="00AE170C" w:rsidRPr="00AE170C" w:rsidRDefault="005516DA" w:rsidP="00AE170C">
      <w:r w:rsidRPr="005516DA">
        <w:t>This study focuses on the characterization of molecular surface properties relevant to enzyme-substrate recognition and intermolecular complementarity</w:t>
      </w:r>
      <w:r w:rsidR="0070697D">
        <w:t xml:space="preserve"> employing </w:t>
      </w:r>
      <w:r w:rsidR="00045B89">
        <w:t>MLP</w:t>
      </w:r>
      <w:r w:rsidR="00D7074E">
        <w:t xml:space="preserve"> </w:t>
      </w:r>
      <w:hyperlink w:anchor="ref1" w:history="1">
        <w:r w:rsidR="007A1ECD" w:rsidRPr="00185097">
          <w:rPr>
            <w:rStyle w:val="Hyperlink"/>
            <w:vertAlign w:val="superscript"/>
          </w:rPr>
          <w:t>[1-3]</w:t>
        </w:r>
      </w:hyperlink>
      <w:r w:rsidR="00A868AC" w:rsidRPr="00CC5403">
        <w:t xml:space="preserve"> and </w:t>
      </w:r>
      <w:r w:rsidR="005F0DCB">
        <w:t>MEP</w:t>
      </w:r>
      <w:r w:rsidR="00A868AC" w:rsidRPr="00A868AC">
        <w:t xml:space="preserve">. The workflow was </w:t>
      </w:r>
      <w:r w:rsidR="0070697D">
        <w:t xml:space="preserve">evaluated on </w:t>
      </w:r>
      <w:r w:rsidR="00A868AC" w:rsidRPr="00A868AC">
        <w:t>three</w:t>
      </w:r>
      <w:r w:rsidR="00AD2F8B">
        <w:t xml:space="preserve"> </w:t>
      </w:r>
      <w:proofErr w:type="spellStart"/>
      <w:r w:rsidR="00AD2F8B">
        <w:t>usecase</w:t>
      </w:r>
      <w:proofErr w:type="spellEnd"/>
      <w:r w:rsidR="00A868AC" w:rsidRPr="00A868AC">
        <w:t xml:space="preserve"> lipase</w:t>
      </w:r>
      <w:r w:rsidR="00485FD1">
        <w:t xml:space="preserve"> systems</w:t>
      </w:r>
      <w:r w:rsidR="00A868AC" w:rsidRPr="00A868AC">
        <w:t xml:space="preserve">, </w:t>
      </w:r>
      <w:r w:rsidR="00485FD1">
        <w:t xml:space="preserve">namely </w:t>
      </w:r>
      <w:r w:rsidR="00543FCF">
        <w:t xml:space="preserve">RM-Lipase, HL-Lipase and CALB, </w:t>
      </w:r>
      <w:r w:rsidR="00A868AC" w:rsidRPr="00A868AC">
        <w:t xml:space="preserve">together with a </w:t>
      </w:r>
      <w:r w:rsidR="00A868AC" w:rsidRPr="00543FCF">
        <w:t>PMMA dimer</w:t>
      </w:r>
      <w:r w:rsidR="00A868AC" w:rsidRPr="00A868AC">
        <w:t xml:space="preserve"> as a model polymer substrate</w:t>
      </w:r>
      <w:r w:rsidR="00AE170C">
        <w:t xml:space="preserve">. </w:t>
      </w:r>
      <w:r w:rsidR="00AE170C" w:rsidRPr="00AE170C">
        <w:t>PMMA was selected because these lipases have been widely reported to exhibit good compatibility with PMMA-based materials and are frequently immobilized on PMMA supports for biocatalytic applications.</w:t>
      </w:r>
      <w:r w:rsidR="00A960A6">
        <w:t xml:space="preserve"> </w:t>
      </w:r>
      <w:hyperlink w:anchor="ref8" w:history="1">
        <w:r w:rsidR="00A960A6" w:rsidRPr="00185097">
          <w:rPr>
            <w:rStyle w:val="Hyperlink"/>
            <w:vertAlign w:val="superscript"/>
          </w:rPr>
          <w:t>[8, 9]</w:t>
        </w:r>
      </w:hyperlink>
    </w:p>
    <w:p w14:paraId="4EC8A63F" w14:textId="77777777" w:rsidR="00C670E8" w:rsidRDefault="00C670E8" w:rsidP="009634FE"/>
    <w:p w14:paraId="3B42FBF4" w14:textId="6DFD381A" w:rsidR="009634FE" w:rsidRDefault="009634FE" w:rsidP="009634FE">
      <w:r w:rsidRPr="009634FE">
        <w:t xml:space="preserve">Surface maps were initially generated for the enzymes and the PMMA dimer separately to characterize their individual physicochemical properties and identify potential regions of interaction. The PMMA dimer was subsequently analyzed in docked conformations obtained from molecular docking calculations performed with </w:t>
      </w:r>
      <w:proofErr w:type="spellStart"/>
      <w:r w:rsidRPr="009634FE">
        <w:t>AutoDock</w:t>
      </w:r>
      <w:proofErr w:type="spellEnd"/>
      <w:r w:rsidRPr="009634FE">
        <w:t xml:space="preserve"> v4.2.6</w:t>
      </w:r>
      <w:r w:rsidR="004E21C6">
        <w:t>.</w:t>
      </w:r>
      <w:r w:rsidRPr="009634FE">
        <w:t xml:space="preserve"> </w:t>
      </w:r>
      <w:hyperlink w:anchor="ref10" w:history="1">
        <w:r w:rsidRPr="00A00C2E">
          <w:rPr>
            <w:rStyle w:val="Hyperlink"/>
            <w:vertAlign w:val="superscript"/>
          </w:rPr>
          <w:t>[10]</w:t>
        </w:r>
      </w:hyperlink>
      <w:r w:rsidRPr="009634FE">
        <w:t xml:space="preserve"> Protein structures were retrieved from the Protein Data Bank (PDB), cleaned to remove non-essential molecules, and prepared for analysis prior to processing with </w:t>
      </w:r>
      <w:r w:rsidR="00045B89">
        <w:t>MLP</w:t>
      </w:r>
      <w:r w:rsidRPr="009634FE">
        <w:t xml:space="preserve"> </w:t>
      </w:r>
      <w:hyperlink w:anchor="ref1" w:history="1">
        <w:r w:rsidRPr="00A00C2E">
          <w:rPr>
            <w:rStyle w:val="Hyperlink"/>
            <w:vertAlign w:val="superscript"/>
          </w:rPr>
          <w:t>[1-3]</w:t>
        </w:r>
      </w:hyperlink>
      <w:r w:rsidRPr="00A00C2E">
        <w:rPr>
          <w:vertAlign w:val="superscript"/>
        </w:rPr>
        <w:t xml:space="preserve"> </w:t>
      </w:r>
      <w:r w:rsidRPr="009634FE">
        <w:t xml:space="preserve">and </w:t>
      </w:r>
      <w:r w:rsidR="005F0DCB">
        <w:t>MEP</w:t>
      </w:r>
      <w:r w:rsidRPr="009634FE">
        <w:t>.</w:t>
      </w:r>
    </w:p>
    <w:p w14:paraId="169530C0" w14:textId="06DFB888" w:rsidR="009634FE" w:rsidRPr="009634FE" w:rsidRDefault="009634FE" w:rsidP="009634FE"/>
    <w:p w14:paraId="13C89942" w14:textId="2F83F04A" w:rsidR="009634FE" w:rsidRPr="009634FE" w:rsidRDefault="009634FE" w:rsidP="009634FE">
      <w:r w:rsidRPr="009634FE">
        <w:t xml:space="preserve">Interaction analyses focused on residues </w:t>
      </w:r>
      <w:r w:rsidR="004C3B02">
        <w:t>I8</w:t>
      </w:r>
      <w:r w:rsidRPr="009634FE">
        <w:t xml:space="preserve">5, I89, A90, L92, F94, and V95 in RM-Lipase; I86, I90, L93, and F95 in HL-Lipase; and the catalytic triad residues S105, D187 and H224 in CALB </w:t>
      </w:r>
      <w:hyperlink w:anchor="ref7" w:history="1">
        <w:r w:rsidRPr="00A00C2E">
          <w:rPr>
            <w:rStyle w:val="Hyperlink"/>
            <w:vertAlign w:val="superscript"/>
          </w:rPr>
          <w:t>[7-9].</w:t>
        </w:r>
      </w:hyperlink>
      <w:r w:rsidRPr="009634FE">
        <w:t xml:space="preserve"> Lipophilicity and electrostatic maps were then visually inspected to assess the degree of physicochemical complementarity at the enzyme-substrate interface and to determine whether the calculated surface features were consistent with the predicted binding modes.</w:t>
      </w:r>
    </w:p>
    <w:p w14:paraId="4B2DF9EA" w14:textId="5E5104A2" w:rsidR="00D40636" w:rsidRDefault="00D40636" w:rsidP="00D40636"/>
    <w:p w14:paraId="5E089A76" w14:textId="77777777" w:rsidR="00BB5D64" w:rsidRPr="00D40636" w:rsidRDefault="00BB5D64" w:rsidP="00D40636"/>
    <w:p w14:paraId="76682200" w14:textId="7E6E984A" w:rsidR="00AF21BE" w:rsidRPr="00EC7926" w:rsidRDefault="00D869B3" w:rsidP="00EC7926">
      <w:pPr>
        <w:pStyle w:val="Subtitle"/>
        <w:jc w:val="left"/>
        <w:rPr>
          <w:sz w:val="28"/>
          <w:szCs w:val="28"/>
        </w:rPr>
      </w:pPr>
      <w:r w:rsidRPr="00D869B3">
        <w:rPr>
          <w:sz w:val="28"/>
          <w:szCs w:val="28"/>
        </w:rPr>
        <w:t>Molecular Lipophilicity Potential</w:t>
      </w:r>
    </w:p>
    <w:p w14:paraId="736CDC0B" w14:textId="39D532D1" w:rsidR="005A6631" w:rsidRPr="005A6631" w:rsidRDefault="00045B89" w:rsidP="005A6631">
      <w:r>
        <w:t>MLP</w:t>
      </w:r>
      <w:r w:rsidR="005A6631" w:rsidRPr="005A6631">
        <w:t xml:space="preserve"> </w:t>
      </w:r>
      <w:hyperlink w:anchor="ref1" w:history="1">
        <w:r w:rsidR="005A6631" w:rsidRPr="005A6631">
          <w:rPr>
            <w:rStyle w:val="Hyperlink"/>
            <w:vertAlign w:val="superscript"/>
          </w:rPr>
          <w:t>[1-3]</w:t>
        </w:r>
      </w:hyperlink>
      <w:r w:rsidR="005A6631" w:rsidRPr="005A6631">
        <w:t xml:space="preserve"> was used to calculate </w:t>
      </w:r>
      <w:r w:rsidR="001E5760">
        <w:t>lipophilicity/hydrophilicity</w:t>
      </w:r>
      <w:r w:rsidR="005A6631" w:rsidRPr="005A6631">
        <w:t xml:space="preserve"> maps from the enzyme and PMMA structures. Atomic lipophilicity contributions were assigned according to the Crippen fragmental constants</w:t>
      </w:r>
      <w:r w:rsidR="00D4367C">
        <w:t xml:space="preserve"> based on atom types</w:t>
      </w:r>
      <w:r w:rsidR="005A6631" w:rsidRPr="005A6631">
        <w:t xml:space="preserve"> and the resulting lipophilicity potential was evaluated on a three-dimensional grid surrounding each molecule using the default Fauchère distance function. The calculated maps were exported in </w:t>
      </w:r>
      <w:proofErr w:type="spellStart"/>
      <w:r w:rsidR="005A6631" w:rsidRPr="005A6631">
        <w:t>OpenDX</w:t>
      </w:r>
      <w:proofErr w:type="spellEnd"/>
      <w:r w:rsidR="005A6631" w:rsidRPr="005A6631">
        <w:t xml:space="preserve"> format and visualized in </w:t>
      </w:r>
      <w:proofErr w:type="spellStart"/>
      <w:r w:rsidR="005A6631" w:rsidRPr="005A6631">
        <w:t>PyMOL</w:t>
      </w:r>
      <w:proofErr w:type="spellEnd"/>
      <w:r w:rsidR="00CF08DA">
        <w:t xml:space="preserve"> v2.5.0</w:t>
      </w:r>
      <w:r w:rsidR="005A6631" w:rsidRPr="005A6631">
        <w:t xml:space="preserve"> </w:t>
      </w:r>
      <w:hyperlink w:anchor="ref11" w:history="1">
        <w:r w:rsidR="00CF08DA" w:rsidRPr="00CF08DA">
          <w:rPr>
            <w:rStyle w:val="Hyperlink"/>
            <w:vertAlign w:val="superscript"/>
          </w:rPr>
          <w:t>[11]</w:t>
        </w:r>
      </w:hyperlink>
      <w:r w:rsidR="00CF08DA">
        <w:t xml:space="preserve"> </w:t>
      </w:r>
      <w:r w:rsidR="005A6631" w:rsidRPr="005A6631">
        <w:t>for qualitative analysis of hydrophobic surface features.</w:t>
      </w:r>
    </w:p>
    <w:p w14:paraId="1DAEB3C3" w14:textId="21B1B3A4" w:rsidR="002F44C0" w:rsidRPr="002A64B1" w:rsidRDefault="002F44C0" w:rsidP="002A64B1"/>
    <w:p w14:paraId="60260C4F" w14:textId="163E989B" w:rsidR="005E3F99" w:rsidRPr="002F44C0" w:rsidRDefault="002D493B" w:rsidP="002F44C0">
      <w:pPr>
        <w:pStyle w:val="Subtitle"/>
        <w:jc w:val="left"/>
        <w:rPr>
          <w:sz w:val="28"/>
          <w:szCs w:val="28"/>
        </w:rPr>
      </w:pPr>
      <w:r>
        <w:rPr>
          <w:sz w:val="28"/>
          <w:szCs w:val="28"/>
        </w:rPr>
        <w:t xml:space="preserve">Molecular </w:t>
      </w:r>
      <w:r w:rsidR="00FE633E" w:rsidRPr="00FE633E">
        <w:rPr>
          <w:sz w:val="28"/>
          <w:szCs w:val="28"/>
        </w:rPr>
        <w:t xml:space="preserve">Electrostatic </w:t>
      </w:r>
      <w:r>
        <w:rPr>
          <w:sz w:val="28"/>
          <w:szCs w:val="28"/>
        </w:rPr>
        <w:t>Potential</w:t>
      </w:r>
    </w:p>
    <w:p w14:paraId="3168A30A" w14:textId="4576567C" w:rsidR="002543FB" w:rsidRPr="002543FB" w:rsidRDefault="002543FB" w:rsidP="002543FB">
      <w:r w:rsidRPr="002543FB">
        <w:t xml:space="preserve">Electrostatic potential maps were generated with </w:t>
      </w:r>
      <w:r w:rsidR="005F0DCB">
        <w:t>MEP</w:t>
      </w:r>
      <w:r w:rsidRPr="002543FB">
        <w:t xml:space="preserve"> using PQR files containing atomic coordinates, radii and partial charges. Group charges were assigned to heavy atoms by incorporating the charges of bonded hydrogen atoms within</w:t>
      </w:r>
      <w:r>
        <w:t xml:space="preserve"> </w:t>
      </w:r>
      <w:r w:rsidRPr="0022386C">
        <w:t>1.3 Å</w:t>
      </w:r>
      <w:r w:rsidRPr="002543FB">
        <w:t xml:space="preserve"> and electrostatic potentials were subsequently calculated on a three-dimensional grid using a screened Coulomb formalism. The resulting maps were exported in </w:t>
      </w:r>
      <w:proofErr w:type="spellStart"/>
      <w:r w:rsidRPr="002543FB">
        <w:t>OpenDX</w:t>
      </w:r>
      <w:proofErr w:type="spellEnd"/>
      <w:r w:rsidRPr="002543FB">
        <w:t xml:space="preserve"> format and visualized in </w:t>
      </w:r>
      <w:proofErr w:type="spellStart"/>
      <w:r w:rsidRPr="002543FB">
        <w:t>PyMOL</w:t>
      </w:r>
      <w:proofErr w:type="spellEnd"/>
      <w:r w:rsidRPr="002543FB">
        <w:t xml:space="preserve"> v2.5.0 </w:t>
      </w:r>
      <w:hyperlink w:anchor="ref11" w:history="1">
        <w:r w:rsidRPr="00F05372">
          <w:rPr>
            <w:rStyle w:val="Hyperlink"/>
            <w:vertAlign w:val="superscript"/>
          </w:rPr>
          <w:t>[11]</w:t>
        </w:r>
      </w:hyperlink>
      <w:r w:rsidRPr="002543FB">
        <w:t xml:space="preserve"> by projection onto the molecular surface.</w:t>
      </w:r>
      <w:r w:rsidR="00AC751D" w:rsidRPr="00AC751D">
        <w:rPr>
          <w:lang w:val="hu-HU"/>
        </w:rPr>
        <w:t xml:space="preserve"> </w:t>
      </w:r>
    </w:p>
    <w:p w14:paraId="050289C3" w14:textId="3427FF5F" w:rsidR="00773C18" w:rsidRPr="00041ACF" w:rsidRDefault="00D40636" w:rsidP="00677877">
      <w:pPr>
        <w:pStyle w:val="Heading1"/>
      </w:pPr>
      <w:bookmarkStart w:id="5" w:name="_Toc243828486"/>
      <w:r>
        <w:t>Results</w:t>
      </w:r>
      <w:bookmarkEnd w:id="5"/>
    </w:p>
    <w:p w14:paraId="3D2A96A4" w14:textId="2F92444B" w:rsidR="00BC2AE6" w:rsidRPr="00387D4E" w:rsidRDefault="00773C18" w:rsidP="00387D4E">
      <w:pPr>
        <w:pStyle w:val="Subtitle"/>
        <w:jc w:val="left"/>
        <w:rPr>
          <w:sz w:val="28"/>
          <w:szCs w:val="28"/>
        </w:rPr>
      </w:pPr>
      <w:r w:rsidRPr="00773C18">
        <w:rPr>
          <w:sz w:val="28"/>
          <w:szCs w:val="28"/>
        </w:rPr>
        <w:t>RM-Lipase and PMMA</w:t>
      </w:r>
    </w:p>
    <w:p w14:paraId="35014888" w14:textId="2F02628A" w:rsidR="008678D9" w:rsidRDefault="00095857" w:rsidP="00FC49A2">
      <w:r w:rsidRPr="00A82E07">
        <w:rPr>
          <w:noProof/>
        </w:rPr>
        <w:drawing>
          <wp:anchor distT="0" distB="0" distL="114300" distR="114300" simplePos="0" relativeHeight="251667456" behindDoc="0" locked="0" layoutInCell="1" allowOverlap="1" wp14:anchorId="225E63E4" wp14:editId="592E4B26">
            <wp:simplePos x="0" y="0"/>
            <wp:positionH relativeFrom="column">
              <wp:posOffset>3747770</wp:posOffset>
            </wp:positionH>
            <wp:positionV relativeFrom="paragraph">
              <wp:posOffset>360150</wp:posOffset>
            </wp:positionV>
            <wp:extent cx="2226310" cy="2149475"/>
            <wp:effectExtent l="0" t="0" r="2540" b="3175"/>
            <wp:wrapNone/>
            <wp:docPr id="192031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14324" name=""/>
                    <pic:cNvPicPr/>
                  </pic:nvPicPr>
                  <pic:blipFill rotWithShape="1">
                    <a:blip r:embed="rId17" cstate="print">
                      <a:extLst>
                        <a:ext uri="{28A0092B-C50C-407E-A947-70E740481C1C}">
                          <a14:useLocalDpi xmlns:a14="http://schemas.microsoft.com/office/drawing/2010/main" val="0"/>
                        </a:ext>
                      </a:extLst>
                    </a:blip>
                    <a:srcRect b="-20"/>
                    <a:stretch>
                      <a:fillRect/>
                    </a:stretch>
                  </pic:blipFill>
                  <pic:spPr bwMode="auto">
                    <a:xfrm>
                      <a:off x="0" y="0"/>
                      <a:ext cx="2226310" cy="2149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72C5" w:rsidRPr="001819F3">
        <w:rPr>
          <w:noProof/>
        </w:rPr>
        <w:drawing>
          <wp:anchor distT="0" distB="0" distL="114300" distR="114300" simplePos="0" relativeHeight="251651072" behindDoc="0" locked="0" layoutInCell="1" allowOverlap="1" wp14:anchorId="0B86728A" wp14:editId="098B2559">
            <wp:simplePos x="0" y="0"/>
            <wp:positionH relativeFrom="margin">
              <wp:posOffset>1568769</wp:posOffset>
            </wp:positionH>
            <wp:positionV relativeFrom="paragraph">
              <wp:posOffset>414129</wp:posOffset>
            </wp:positionV>
            <wp:extent cx="2061845" cy="2002790"/>
            <wp:effectExtent l="0" t="0" r="0" b="0"/>
            <wp:wrapNone/>
            <wp:docPr id="12067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6798" name=""/>
                    <pic:cNvPicPr/>
                  </pic:nvPicPr>
                  <pic:blipFill>
                    <a:blip r:embed="rId1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061845" cy="2002790"/>
                    </a:xfrm>
                    <a:prstGeom prst="rect">
                      <a:avLst/>
                    </a:prstGeom>
                  </pic:spPr>
                </pic:pic>
              </a:graphicData>
            </a:graphic>
            <wp14:sizeRelH relativeFrom="margin">
              <wp14:pctWidth>0</wp14:pctWidth>
            </wp14:sizeRelH>
            <wp14:sizeRelV relativeFrom="margin">
              <wp14:pctHeight>0</wp14:pctHeight>
            </wp14:sizeRelV>
          </wp:anchor>
        </w:drawing>
      </w:r>
      <w:r w:rsidR="00FC49A2" w:rsidRPr="00FC49A2">
        <w:t xml:space="preserve">RM-Lipase (PDBID: 4TGL) was obtained from the </w:t>
      </w:r>
      <w:r w:rsidR="00540793">
        <w:t>PDB</w:t>
      </w:r>
      <w:r w:rsidR="00FC49A2" w:rsidRPr="00FC49A2">
        <w:t>, while a PMMA monomer structure was retrieved from the NIST database</w:t>
      </w:r>
      <w:r w:rsidR="00301BA4" w:rsidRPr="00301BA4">
        <w:rPr>
          <w:vertAlign w:val="superscript"/>
        </w:rPr>
        <w:t xml:space="preserve"> </w:t>
      </w:r>
      <w:hyperlink w:anchor="ref13" w:history="1">
        <w:r w:rsidR="00301BA4" w:rsidRPr="00301BA4">
          <w:rPr>
            <w:rStyle w:val="Hyperlink"/>
            <w:vertAlign w:val="superscript"/>
          </w:rPr>
          <w:t>[13]</w:t>
        </w:r>
      </w:hyperlink>
      <w:r w:rsidR="00FC49A2" w:rsidRPr="00301BA4">
        <w:rPr>
          <w:vertAlign w:val="superscript"/>
        </w:rPr>
        <w:t xml:space="preserve"> </w:t>
      </w:r>
      <w:r w:rsidR="00FC49A2" w:rsidRPr="00FC49A2">
        <w:t>and used as the basis for constructing a PMMA dimer in Avogadro</w:t>
      </w:r>
      <w:r w:rsidR="00C20814">
        <w:t xml:space="preserve"> v1.99</w:t>
      </w:r>
      <w:r w:rsidR="00B10553">
        <w:t xml:space="preserve"> </w:t>
      </w:r>
      <w:hyperlink w:anchor="ref12" w:history="1">
        <w:r w:rsidR="00B10553" w:rsidRPr="004F0FC8">
          <w:rPr>
            <w:rStyle w:val="Hyperlink"/>
            <w:vertAlign w:val="superscript"/>
          </w:rPr>
          <w:t>[1</w:t>
        </w:r>
        <w:r w:rsidR="00741F3F" w:rsidRPr="004F0FC8">
          <w:rPr>
            <w:rStyle w:val="Hyperlink"/>
            <w:vertAlign w:val="superscript"/>
          </w:rPr>
          <w:t>2</w:t>
        </w:r>
        <w:r w:rsidR="00B10553" w:rsidRPr="004F0FC8">
          <w:rPr>
            <w:rStyle w:val="Hyperlink"/>
            <w:vertAlign w:val="superscript"/>
          </w:rPr>
          <w:t>]</w:t>
        </w:r>
      </w:hyperlink>
      <w:r w:rsidR="008F58A3">
        <w:t xml:space="preserve"> (see </w:t>
      </w:r>
      <w:r w:rsidR="00A1311B">
        <w:fldChar w:fldCharType="begin"/>
      </w:r>
      <w:r w:rsidR="00A1311B">
        <w:instrText xml:space="preserve"> REF _Ref242494100 \h </w:instrText>
      </w:r>
      <w:r w:rsidR="00A1311B">
        <w:fldChar w:fldCharType="separate"/>
      </w:r>
      <w:r w:rsidR="003E6CE2">
        <w:fldChar w:fldCharType="begin"/>
      </w:r>
      <w:r w:rsidR="003E6CE2">
        <w:instrText xml:space="preserve"> REF _Ref243770098 \h </w:instrText>
      </w:r>
      <w:r w:rsidR="003E6CE2">
        <w:fldChar w:fldCharType="separate"/>
      </w:r>
      <w:r w:rsidR="003E6CE2">
        <w:t xml:space="preserve">Figure </w:t>
      </w:r>
      <w:r w:rsidR="003E6CE2">
        <w:rPr>
          <w:noProof/>
        </w:rPr>
        <w:t>1</w:t>
      </w:r>
      <w:r w:rsidR="003E6CE2">
        <w:fldChar w:fldCharType="end"/>
      </w:r>
      <w:r w:rsidR="00A1311B">
        <w:fldChar w:fldCharType="end"/>
      </w:r>
      <w:r w:rsidR="003E6CE2">
        <w:t>D</w:t>
      </w:r>
      <w:r w:rsidR="008F58A3">
        <w:t>)</w:t>
      </w:r>
      <w:r w:rsidR="00A574E0">
        <w:t>.</w:t>
      </w:r>
    </w:p>
    <w:p w14:paraId="3B53302E" w14:textId="77777777" w:rsidR="006362FB" w:rsidRDefault="006362FB" w:rsidP="00FC49A2"/>
    <w:p w14:paraId="0CD50D2D" w14:textId="636B40E9" w:rsidR="006362FB" w:rsidRDefault="006362FB" w:rsidP="00FC49A2">
      <w:r w:rsidRPr="006C27F9">
        <w:rPr>
          <w:noProof/>
        </w:rPr>
        <w:drawing>
          <wp:anchor distT="0" distB="0" distL="114300" distR="114300" simplePos="0" relativeHeight="251649024" behindDoc="0" locked="0" layoutInCell="1" allowOverlap="1" wp14:anchorId="5B3FD751" wp14:editId="6AF899C6">
            <wp:simplePos x="0" y="0"/>
            <wp:positionH relativeFrom="margin">
              <wp:posOffset>41189</wp:posOffset>
            </wp:positionH>
            <wp:positionV relativeFrom="paragraph">
              <wp:posOffset>11550</wp:posOffset>
            </wp:positionV>
            <wp:extent cx="1609725" cy="1485900"/>
            <wp:effectExtent l="0" t="0" r="0" b="0"/>
            <wp:wrapNone/>
            <wp:docPr id="107916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60409" name=""/>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09725" cy="1485900"/>
                    </a:xfrm>
                    <a:prstGeom prst="rect">
                      <a:avLst/>
                    </a:prstGeom>
                  </pic:spPr>
                </pic:pic>
              </a:graphicData>
            </a:graphic>
          </wp:anchor>
        </w:drawing>
      </w:r>
    </w:p>
    <w:p w14:paraId="638F8195" w14:textId="77777777" w:rsidR="006362FB" w:rsidRDefault="006362FB" w:rsidP="00FC49A2"/>
    <w:p w14:paraId="1061F1CC" w14:textId="1D29C41C" w:rsidR="006362FB" w:rsidRDefault="006362FB" w:rsidP="00FC49A2"/>
    <w:p w14:paraId="31E070E7" w14:textId="0C6BA959" w:rsidR="004706C4" w:rsidRDefault="004706C4" w:rsidP="00FC49A2"/>
    <w:p w14:paraId="73B7D21D" w14:textId="5A6550D0" w:rsidR="004706C4" w:rsidRDefault="004706C4" w:rsidP="00FC49A2"/>
    <w:p w14:paraId="3EC0BE1A" w14:textId="61C0D0F0" w:rsidR="004706C4" w:rsidRDefault="004706C4" w:rsidP="00FC49A2"/>
    <w:p w14:paraId="3F421D47" w14:textId="0EA6704D" w:rsidR="004706C4" w:rsidRDefault="004706C4" w:rsidP="00FC49A2"/>
    <w:p w14:paraId="0EA9C537" w14:textId="08E3C106" w:rsidR="004706C4" w:rsidRDefault="004706C4" w:rsidP="00FC49A2"/>
    <w:p w14:paraId="656FCF51" w14:textId="14312654" w:rsidR="004706C4" w:rsidRDefault="004706C4" w:rsidP="00FC49A2"/>
    <w:p w14:paraId="4C7A79AC" w14:textId="11D3C63E" w:rsidR="004706C4" w:rsidRDefault="004706C4" w:rsidP="00FC49A2"/>
    <w:p w14:paraId="751423A7" w14:textId="511A2D7B" w:rsidR="004706C4" w:rsidRDefault="004706C4" w:rsidP="00FC49A2"/>
    <w:p w14:paraId="051B7F3E" w14:textId="37CA774F" w:rsidR="004706C4" w:rsidRDefault="00BC2AE6" w:rsidP="00FC49A2">
      <w:r>
        <w:rPr>
          <w:noProof/>
          <w14:ligatures w14:val="standardContextual"/>
        </w:rPr>
        <mc:AlternateContent>
          <mc:Choice Requires="wps">
            <w:drawing>
              <wp:anchor distT="0" distB="0" distL="114300" distR="114300" simplePos="0" relativeHeight="251644928" behindDoc="0" locked="0" layoutInCell="1" allowOverlap="1" wp14:anchorId="7202D76E" wp14:editId="484E23FA">
                <wp:simplePos x="0" y="0"/>
                <wp:positionH relativeFrom="column">
                  <wp:posOffset>565751</wp:posOffset>
                </wp:positionH>
                <wp:positionV relativeFrom="paragraph">
                  <wp:posOffset>7294</wp:posOffset>
                </wp:positionV>
                <wp:extent cx="325120" cy="234315"/>
                <wp:effectExtent l="0" t="0" r="17780" b="13335"/>
                <wp:wrapNone/>
                <wp:docPr id="1046902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 cy="234315"/>
                        </a:xfrm>
                        <a:prstGeom prst="rect">
                          <a:avLst/>
                        </a:prstGeom>
                        <a:solidFill>
                          <a:srgbClr val="FFFFFF"/>
                        </a:solidFill>
                        <a:ln w="9525">
                          <a:solidFill>
                            <a:srgbClr val="000000"/>
                          </a:solidFill>
                          <a:miter lim="800000"/>
                          <a:headEnd/>
                          <a:tailEnd/>
                        </a:ln>
                      </wps:spPr>
                      <wps:txbx>
                        <w:txbxContent>
                          <w:p w14:paraId="317D98B4" w14:textId="05A2B570" w:rsidR="00CF1AEF" w:rsidRDefault="00CF1AEF" w:rsidP="00CF1AEF">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02D76E" id="Text Box 2" o:spid="_x0000_s1036" type="#_x0000_t202" style="position:absolute;left:0;text-align:left;margin-left:44.55pt;margin-top:.55pt;width:25.6pt;height:18.4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">
                <v:textbox>
                  <w:txbxContent>
                    <w:p w14:paraId="317D98B4" w14:textId="05A2B570" w:rsidR="00CF1AEF" w:rsidRDefault="00CF1AEF" w:rsidP="00CF1AEF">
                      <w:r>
                        <w:t>A</w:t>
                      </w:r>
                    </w:p>
                  </w:txbxContent>
                </v:textbox>
              </v:shape>
            </w:pict>
          </mc:Fallback>
        </mc:AlternateContent>
      </w:r>
      <w:r>
        <w:rPr>
          <w:noProof/>
          <w14:ligatures w14:val="standardContextual"/>
        </w:rPr>
        <mc:AlternateContent>
          <mc:Choice Requires="wpg">
            <w:drawing>
              <wp:anchor distT="0" distB="0" distL="114300" distR="114300" simplePos="0" relativeHeight="251643904" behindDoc="0" locked="0" layoutInCell="1" allowOverlap="1" wp14:anchorId="0FE6AC12" wp14:editId="08852C2B">
                <wp:simplePos x="0" y="0"/>
                <wp:positionH relativeFrom="column">
                  <wp:posOffset>2413652</wp:posOffset>
                </wp:positionH>
                <wp:positionV relativeFrom="paragraph">
                  <wp:posOffset>12940</wp:posOffset>
                </wp:positionV>
                <wp:extent cx="2578097" cy="256147"/>
                <wp:effectExtent l="0" t="0" r="13335" b="10795"/>
                <wp:wrapNone/>
                <wp:docPr id="1033443230" name="Group 4"/>
                <wp:cNvGraphicFramePr/>
                <a:graphic xmlns:a="http://schemas.openxmlformats.org/drawingml/2006/main">
                  <a:graphicData uri="http://schemas.microsoft.com/office/word/2010/wordprocessingGroup">
                    <wpg:wgp>
                      <wpg:cNvGrpSpPr/>
                      <wpg:grpSpPr>
                        <a:xfrm>
                          <a:off x="0" y="0"/>
                          <a:ext cx="2578097" cy="256147"/>
                          <a:chOff x="1236864" y="5813354"/>
                          <a:chExt cx="2779395" cy="291697"/>
                        </a:xfrm>
                      </wpg:grpSpPr>
                      <wps:wsp>
                        <wps:cNvPr id="1048804842" name="Text Box 2"/>
                        <wps:cNvSpPr txBox="1">
                          <a:spLocks noChangeArrowheads="1"/>
                        </wps:cNvSpPr>
                        <wps:spPr bwMode="auto">
                          <a:xfrm>
                            <a:off x="1236864" y="5813354"/>
                            <a:ext cx="350518" cy="290095"/>
                          </a:xfrm>
                          <a:prstGeom prst="rect">
                            <a:avLst/>
                          </a:prstGeom>
                          <a:solidFill>
                            <a:srgbClr val="FFFFFF"/>
                          </a:solidFill>
                          <a:ln w="9525">
                            <a:solidFill>
                              <a:srgbClr val="000000"/>
                            </a:solidFill>
                            <a:miter lim="800000"/>
                            <a:headEnd/>
                            <a:tailEnd/>
                          </a:ln>
                        </wps:spPr>
                        <wps:txbx>
                          <w:txbxContent>
                            <w:p w14:paraId="586FB3C9" w14:textId="7CB1AEC0" w:rsidR="000020B2" w:rsidRDefault="00CE08C2">
                              <w:r>
                                <w:t>B</w:t>
                              </w:r>
                            </w:p>
                          </w:txbxContent>
                        </wps:txbx>
                        <wps:bodyPr rot="0" vert="horz" wrap="square" lIns="91440" tIns="45720" rIns="91440" bIns="45720" anchor="t" anchorCtr="0">
                          <a:noAutofit/>
                        </wps:bodyPr>
                      </wps:wsp>
                      <wps:wsp>
                        <wps:cNvPr id="1383694500" name="Text Box 2"/>
                        <wps:cNvSpPr txBox="1">
                          <a:spLocks noChangeArrowheads="1"/>
                        </wps:cNvSpPr>
                        <wps:spPr bwMode="auto">
                          <a:xfrm>
                            <a:off x="3665739" y="5814956"/>
                            <a:ext cx="350520" cy="290095"/>
                          </a:xfrm>
                          <a:prstGeom prst="rect">
                            <a:avLst/>
                          </a:prstGeom>
                          <a:solidFill>
                            <a:srgbClr val="FFFFFF"/>
                          </a:solidFill>
                          <a:ln w="9525">
                            <a:solidFill>
                              <a:srgbClr val="000000"/>
                            </a:solidFill>
                            <a:miter lim="800000"/>
                            <a:headEnd/>
                            <a:tailEnd/>
                          </a:ln>
                        </wps:spPr>
                        <wps:txbx>
                          <w:txbxContent>
                            <w:p w14:paraId="0B51164D" w14:textId="2A5AE35B" w:rsidR="000020B2" w:rsidRDefault="00CE08C2" w:rsidP="000020B2">
                              <w:r>
                                <w:t>C</w:t>
                              </w:r>
                              <w:r w:rsidR="00E51BB5" w:rsidRPr="00E51BB5">
                                <w:rPr>
                                  <w:noProof/>
                                </w:rPr>
                                <w:drawing>
                                  <wp:inline distT="0" distB="0" distL="0" distR="0" wp14:anchorId="4266572F" wp14:editId="512B918B">
                                    <wp:extent cx="158750" cy="130810"/>
                                    <wp:effectExtent l="0" t="0" r="0" b="2540"/>
                                    <wp:docPr id="412444348"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FE6AC12" id="Group 4" o:spid="_x0000_s1037" style="position:absolute;left:0;text-align:left;margin-left:190.05pt;margin-top:1pt;width:203pt;height:20.15pt;z-index:251643904;mso-width-relative:margin;mso-height-relative:margin" coordorigin="12368,58133" coordsize="27793,2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">
                <v:shape id="_x0000_s1038" type="#_x0000_t202" style="position:absolute;left:12368;top:58133;width:3505;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">
                  <v:textbox>
                    <w:txbxContent>
                      <w:p w14:paraId="586FB3C9" w14:textId="7CB1AEC0" w:rsidR="000020B2" w:rsidRDefault="00CE08C2">
                        <w:r>
                          <w:t>B</w:t>
                        </w:r>
                      </w:p>
                    </w:txbxContent>
                  </v:textbox>
                </v:shape>
                <v:shape id="_x0000_s1039" type="#_x0000_t202" style="position:absolute;left:36657;top:58149;width:3505;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">
                  <v:textbox>
                    <w:txbxContent>
                      <w:p w14:paraId="0B51164D" w14:textId="2A5AE35B" w:rsidR="000020B2" w:rsidRDefault="00CE08C2" w:rsidP="000020B2">
                        <w:r>
                          <w:t>C</w:t>
                        </w:r>
                        <w:r w:rsidR="00E51BB5" w:rsidRPr="00E51BB5">
                          <w:rPr>
                            <w:noProof/>
                          </w:rPr>
                          <w:drawing>
                            <wp:inline distT="0" distB="0" distL="0" distR="0" wp14:anchorId="4266572F" wp14:editId="512B918B">
                              <wp:extent cx="158750" cy="130810"/>
                              <wp:effectExtent l="0" t="0" r="0" b="2540"/>
                              <wp:docPr id="412444348"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v:group>
            </w:pict>
          </mc:Fallback>
        </mc:AlternateContent>
      </w:r>
    </w:p>
    <w:p w14:paraId="455CF714" w14:textId="237E9CC2" w:rsidR="004706C4" w:rsidRDefault="00BC2AE6" w:rsidP="00FC49A2">
      <w:r>
        <w:rPr>
          <w:noProof/>
        </w:rPr>
        <mc:AlternateContent>
          <mc:Choice Requires="wps">
            <w:drawing>
              <wp:anchor distT="0" distB="0" distL="114300" distR="114300" simplePos="0" relativeHeight="251639808" behindDoc="0" locked="0" layoutInCell="1" allowOverlap="1" wp14:anchorId="0AB4D56E" wp14:editId="02201287">
                <wp:simplePos x="0" y="0"/>
                <wp:positionH relativeFrom="column">
                  <wp:posOffset>-302930</wp:posOffset>
                </wp:positionH>
                <wp:positionV relativeFrom="paragraph">
                  <wp:posOffset>120455</wp:posOffset>
                </wp:positionV>
                <wp:extent cx="6646127" cy="852692"/>
                <wp:effectExtent l="0" t="0" r="2540" b="5080"/>
                <wp:wrapNone/>
                <wp:docPr id="554348782" name="Text Box 1"/>
                <wp:cNvGraphicFramePr/>
                <a:graphic xmlns:a="http://schemas.openxmlformats.org/drawingml/2006/main">
                  <a:graphicData uri="http://schemas.microsoft.com/office/word/2010/wordprocessingShape">
                    <wps:wsp>
                      <wps:cNvSpPr txBox="1"/>
                      <wps:spPr>
                        <a:xfrm>
                          <a:off x="0" y="0"/>
                          <a:ext cx="6646127" cy="852692"/>
                        </a:xfrm>
                        <a:prstGeom prst="rect">
                          <a:avLst/>
                        </a:prstGeom>
                        <a:solidFill>
                          <a:prstClr val="white"/>
                        </a:solidFill>
                        <a:ln>
                          <a:noFill/>
                        </a:ln>
                      </wps:spPr>
                      <wps:txbx>
                        <w:txbxContent>
                          <w:p w14:paraId="0489E745" w14:textId="4CAC11B0" w:rsidR="00C805FD" w:rsidRPr="00C805FD" w:rsidRDefault="004307F3" w:rsidP="00C805FD">
                            <w:pPr>
                              <w:pStyle w:val="Caption"/>
                            </w:pPr>
                            <w:bookmarkStart w:id="6" w:name="_Ref242494100"/>
                            <w:r>
                              <w:t xml:space="preserve">Figure </w:t>
                            </w:r>
                            <w:fldSimple w:instr=" SEQ Figure \* ARABIC ">
                              <w:r w:rsidR="003E6B45">
                                <w:rPr>
                                  <w:noProof/>
                                </w:rPr>
                                <w:t>2</w:t>
                              </w:r>
                            </w:fldSimple>
                            <w:bookmarkEnd w:id="6"/>
                            <w:r w:rsidR="00C805FD">
                              <w:rPr>
                                <w:noProof/>
                              </w:rPr>
                              <w:t xml:space="preserve">. </w:t>
                            </w:r>
                            <w:r w:rsidR="00C805FD">
                              <w:t>MLP</w:t>
                            </w:r>
                            <w:r w:rsidR="00C805FD" w:rsidRPr="00C805FD">
                              <w:t xml:space="preserve"> surfaces of the RM-Lipase/PMMA system. </w:t>
                            </w:r>
                            <w:r w:rsidR="00C805FD" w:rsidRPr="00C805FD">
                              <w:rPr>
                                <w:b/>
                                <w:bCs/>
                              </w:rPr>
                              <w:t>(A)</w:t>
                            </w:r>
                            <w:r w:rsidR="00C805FD" w:rsidRPr="00C805FD">
                              <w:t xml:space="preserve"> MLP surface of the PMMA dimer, with lipophilic and hydrophilic regions shown in yellow and cyan, respectively. </w:t>
                            </w:r>
                            <w:r w:rsidR="00C805FD" w:rsidRPr="00C805FD">
                              <w:rPr>
                                <w:b/>
                                <w:bCs/>
                              </w:rPr>
                              <w:t>(B)</w:t>
                            </w:r>
                            <w:r w:rsidR="00C805FD" w:rsidRPr="00C805FD">
                              <w:t xml:space="preserve"> MLP surface of RM-Lipase, highlighting lipophilic and hydrophilic surface patches in yellow and cyan, respectively</w:t>
                            </w:r>
                            <w:r w:rsidR="00D07AA3">
                              <w:t>, binding pocket depicted with dots</w:t>
                            </w:r>
                            <w:r w:rsidR="00C805FD" w:rsidRPr="00C805FD">
                              <w:t xml:space="preserve">. </w:t>
                            </w:r>
                            <w:r w:rsidR="00C805FD" w:rsidRPr="00C805FD">
                              <w:rPr>
                                <w:b/>
                                <w:bCs/>
                              </w:rPr>
                              <w:t>(C)</w:t>
                            </w:r>
                            <w:r w:rsidR="00C805FD" w:rsidRPr="00C805FD">
                              <w:t xml:space="preserve"> Docked RM-Lipase/PMMA complex illustrating the qualitative complementarity of the interacting surfaces. Lipophilic regions of the PMMA dimer (</w:t>
                            </w:r>
                            <w:proofErr w:type="spellStart"/>
                            <w:r w:rsidR="00C805FD" w:rsidRPr="00C805FD">
                              <w:t>isosurface</w:t>
                            </w:r>
                            <w:proofErr w:type="spellEnd"/>
                            <w:r w:rsidR="00C805FD" w:rsidRPr="00C805FD">
                              <w:t>) align with lipophilic patches on the enzyme surface (mesh), while hydrophilic regions correspond to hydrophilic areas. This complementary distribution supports favorable enzyme-substrate interactions. The enzyme surface is displayed as a mesh on a black background to enhance visual contrast.</w:t>
                            </w:r>
                          </w:p>
                          <w:p w14:paraId="13F4F4B1" w14:textId="3979ECDA" w:rsidR="006C3276" w:rsidRPr="006C3276" w:rsidRDefault="00CD22C2" w:rsidP="006C3276">
                            <w:pPr>
                              <w:pStyle w:val="Caption"/>
                              <w:rPr>
                                <w:b/>
                                <w:bCs/>
                              </w:rPr>
                            </w:pPr>
                            <w:r>
                              <w:t>.</w:t>
                            </w:r>
                          </w:p>
                          <w:p w14:paraId="0CC341B4" w14:textId="375BE8DE" w:rsidR="004307F3" w:rsidRPr="00D15E6F" w:rsidRDefault="004307F3" w:rsidP="004307F3">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4D56E" id="_x0000_s1040" type="#_x0000_t202" style="position:absolute;left:0;text-align:left;margin-left:-23.85pt;margin-top:9.5pt;width:523.3pt;height:67.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" stroked="f">
                <v:textbox inset="0,0,0,0">
                  <w:txbxContent>
                    <w:p w14:paraId="0489E745" w14:textId="4CAC11B0" w:rsidR="00C805FD" w:rsidRPr="00C805FD" w:rsidRDefault="004307F3" w:rsidP="00C805FD">
                      <w:pPr>
                        <w:pStyle w:val="Caption"/>
                      </w:pPr>
                      <w:bookmarkStart w:id="7" w:name="_Ref242494100"/>
                      <w:r>
                        <w:t xml:space="preserve">Figure </w:t>
                      </w:r>
                      <w:fldSimple w:instr=" SEQ Figure \* ARABIC ">
                        <w:r w:rsidR="003E6B45">
                          <w:rPr>
                            <w:noProof/>
                          </w:rPr>
                          <w:t>2</w:t>
                        </w:r>
                      </w:fldSimple>
                      <w:bookmarkEnd w:id="7"/>
                      <w:r w:rsidR="00C805FD">
                        <w:rPr>
                          <w:noProof/>
                        </w:rPr>
                        <w:t xml:space="preserve">. </w:t>
                      </w:r>
                      <w:r w:rsidR="00C805FD">
                        <w:t>MLP</w:t>
                      </w:r>
                      <w:r w:rsidR="00C805FD" w:rsidRPr="00C805FD">
                        <w:t xml:space="preserve"> surfaces of the RM-Lipase/PMMA system. </w:t>
                      </w:r>
                      <w:r w:rsidR="00C805FD" w:rsidRPr="00C805FD">
                        <w:rPr>
                          <w:b/>
                          <w:bCs/>
                        </w:rPr>
                        <w:t>(A)</w:t>
                      </w:r>
                      <w:r w:rsidR="00C805FD" w:rsidRPr="00C805FD">
                        <w:t xml:space="preserve"> MLP surface of the PMMA dimer, with lipophilic and hydrophilic regions shown in yellow and cyan, respectively. </w:t>
                      </w:r>
                      <w:r w:rsidR="00C805FD" w:rsidRPr="00C805FD">
                        <w:rPr>
                          <w:b/>
                          <w:bCs/>
                        </w:rPr>
                        <w:t>(B)</w:t>
                      </w:r>
                      <w:r w:rsidR="00C805FD" w:rsidRPr="00C805FD">
                        <w:t xml:space="preserve"> MLP surface of RM-Lipase, highlighting lipophilic and hydrophilic surface patches in yellow and cyan, respectively</w:t>
                      </w:r>
                      <w:r w:rsidR="00D07AA3">
                        <w:t>, binding pocket depicted with dots</w:t>
                      </w:r>
                      <w:r w:rsidR="00C805FD" w:rsidRPr="00C805FD">
                        <w:t xml:space="preserve">. </w:t>
                      </w:r>
                      <w:r w:rsidR="00C805FD" w:rsidRPr="00C805FD">
                        <w:rPr>
                          <w:b/>
                          <w:bCs/>
                        </w:rPr>
                        <w:t>(C)</w:t>
                      </w:r>
                      <w:r w:rsidR="00C805FD" w:rsidRPr="00C805FD">
                        <w:t xml:space="preserve"> Docked RM-Lipase/PMMA complex illustrating the qualitative complementarity of the interacting surfaces. Lipophilic regions of the PMMA dimer (</w:t>
                      </w:r>
                      <w:proofErr w:type="spellStart"/>
                      <w:r w:rsidR="00C805FD" w:rsidRPr="00C805FD">
                        <w:t>isosurface</w:t>
                      </w:r>
                      <w:proofErr w:type="spellEnd"/>
                      <w:r w:rsidR="00C805FD" w:rsidRPr="00C805FD">
                        <w:t>) align with lipophilic patches on the enzyme surface (mesh), while hydrophilic regions correspond to hydrophilic areas. This complementary distribution supports favorable enzyme-substrate interactions. The enzyme surface is displayed as a mesh on a black background to enhance visual contrast.</w:t>
                      </w:r>
                    </w:p>
                    <w:p w14:paraId="13F4F4B1" w14:textId="3979ECDA" w:rsidR="006C3276" w:rsidRPr="006C3276" w:rsidRDefault="00CD22C2" w:rsidP="006C3276">
                      <w:pPr>
                        <w:pStyle w:val="Caption"/>
                        <w:rPr>
                          <w:b/>
                          <w:bCs/>
                        </w:rPr>
                      </w:pPr>
                      <w:r>
                        <w:t>.</w:t>
                      </w:r>
                    </w:p>
                    <w:p w14:paraId="0CC341B4" w14:textId="375BE8DE" w:rsidR="004307F3" w:rsidRPr="00D15E6F" w:rsidRDefault="004307F3" w:rsidP="004307F3">
                      <w:pPr>
                        <w:pStyle w:val="Caption"/>
                      </w:pPr>
                    </w:p>
                  </w:txbxContent>
                </v:textbox>
              </v:shape>
            </w:pict>
          </mc:Fallback>
        </mc:AlternateContent>
      </w:r>
    </w:p>
    <w:p w14:paraId="2B36836C" w14:textId="5F92F2EF" w:rsidR="004706C4" w:rsidRDefault="004706C4" w:rsidP="00FC49A2"/>
    <w:p w14:paraId="2B288516" w14:textId="5E398A8A" w:rsidR="004706C4" w:rsidRDefault="004706C4" w:rsidP="00FC49A2"/>
    <w:p w14:paraId="5D97FA67" w14:textId="32DD5457" w:rsidR="004706C4" w:rsidRDefault="004706C4" w:rsidP="00FC49A2"/>
    <w:p w14:paraId="658A82B9" w14:textId="77633ECC" w:rsidR="00C731EB" w:rsidRDefault="00C731EB" w:rsidP="00FC49A2"/>
    <w:p w14:paraId="415F30C3" w14:textId="77C23FD2" w:rsidR="00CC611F" w:rsidRDefault="00CC611F" w:rsidP="00FC49A2"/>
    <w:p w14:paraId="6528EDDE" w14:textId="4E93FF59" w:rsidR="00387D4E" w:rsidRDefault="00045B89" w:rsidP="00FC49A2">
      <w:r>
        <w:t>MLP</w:t>
      </w:r>
      <w:r w:rsidR="00D7074E">
        <w:t xml:space="preserve"> </w:t>
      </w:r>
      <w:hyperlink w:anchor="ref1" w:history="1">
        <w:r w:rsidR="007A1ECD" w:rsidRPr="00494EFB">
          <w:rPr>
            <w:rStyle w:val="Hyperlink"/>
            <w:vertAlign w:val="superscript"/>
          </w:rPr>
          <w:t>[1-3]</w:t>
        </w:r>
      </w:hyperlink>
      <w:r w:rsidR="00FC49A2" w:rsidRPr="00FC49A2">
        <w:t xml:space="preserve"> maps were first generated for the unbound </w:t>
      </w:r>
      <w:r w:rsidR="0038544F">
        <w:t>system</w:t>
      </w:r>
      <w:r w:rsidR="00FC49A2" w:rsidRPr="00FC49A2">
        <w:t>. Visual inspection of the PMMA dimer surface (</w:t>
      </w:r>
      <w:r w:rsidR="005B66EE">
        <w:fldChar w:fldCharType="begin"/>
      </w:r>
      <w:r w:rsidR="005B66EE">
        <w:instrText xml:space="preserve"> REF _Ref242494100 \h </w:instrText>
      </w:r>
      <w:r w:rsidR="005B66EE">
        <w:fldChar w:fldCharType="separate"/>
      </w:r>
      <w:r w:rsidR="005B66EE">
        <w:t xml:space="preserve">Figure </w:t>
      </w:r>
      <w:r w:rsidR="005B66EE">
        <w:rPr>
          <w:noProof/>
        </w:rPr>
        <w:t>2</w:t>
      </w:r>
      <w:r w:rsidR="005B66EE">
        <w:fldChar w:fldCharType="end"/>
      </w:r>
      <w:r w:rsidR="00FE72C5">
        <w:t>A</w:t>
      </w:r>
      <w:r w:rsidR="00FC49A2" w:rsidRPr="00FC49A2">
        <w:t>) revealed a p</w:t>
      </w:r>
      <w:r w:rsidR="00B01D82">
        <w:t>red</w:t>
      </w:r>
      <w:r w:rsidR="00FC49A2" w:rsidRPr="00FC49A2">
        <w:t>ominantly lipophilic region associated with the polymer backbone</w:t>
      </w:r>
      <w:r w:rsidR="0059220D">
        <w:t xml:space="preserve"> (yellow)</w:t>
      </w:r>
      <w:r w:rsidR="00FC49A2" w:rsidRPr="00FC49A2">
        <w:t xml:space="preserve">, whereas the ester moieties displayed </w:t>
      </w:r>
      <w:r w:rsidR="00703B73">
        <w:t>high</w:t>
      </w:r>
      <w:r w:rsidR="00FC49A2" w:rsidRPr="00FC49A2">
        <w:t xml:space="preserve"> </w:t>
      </w:r>
      <w:r w:rsidR="00703B73">
        <w:t>hydrophilicity</w:t>
      </w:r>
      <w:r w:rsidR="0059220D">
        <w:t xml:space="preserve"> (cyan)</w:t>
      </w:r>
      <w:r w:rsidR="00FC49A2" w:rsidRPr="00FC49A2">
        <w:t xml:space="preserve">, consistent with their more polar character. The </w:t>
      </w:r>
      <w:r w:rsidR="00D7074E">
        <w:t xml:space="preserve">MLP </w:t>
      </w:r>
      <w:hyperlink w:anchor="ref1" w:history="1">
        <w:r w:rsidR="007A1ECD" w:rsidRPr="00494EFB">
          <w:rPr>
            <w:rStyle w:val="Hyperlink"/>
            <w:vertAlign w:val="superscript"/>
          </w:rPr>
          <w:t>[1-3]</w:t>
        </w:r>
      </w:hyperlink>
      <w:r w:rsidR="00FC49A2" w:rsidRPr="00FC49A2">
        <w:t xml:space="preserve"> map of RM-Lipase (</w:t>
      </w:r>
      <w:r w:rsidR="005B66EE">
        <w:fldChar w:fldCharType="begin"/>
      </w:r>
      <w:r w:rsidR="005B66EE">
        <w:instrText xml:space="preserve"> REF _Ref242494100 \h </w:instrText>
      </w:r>
      <w:r w:rsidR="005B66EE">
        <w:fldChar w:fldCharType="separate"/>
      </w:r>
      <w:r w:rsidR="005B66EE">
        <w:t xml:space="preserve">Figure </w:t>
      </w:r>
      <w:r w:rsidR="005B66EE">
        <w:rPr>
          <w:noProof/>
        </w:rPr>
        <w:t>2</w:t>
      </w:r>
      <w:r w:rsidR="005B66EE">
        <w:fldChar w:fldCharType="end"/>
      </w:r>
      <w:r w:rsidR="00FE72C5">
        <w:t>B</w:t>
      </w:r>
      <w:r w:rsidR="00FC49A2" w:rsidRPr="00FC49A2">
        <w:t xml:space="preserve">) showed several </w:t>
      </w:r>
      <w:r w:rsidR="00F01DFC">
        <w:t>lipophilic</w:t>
      </w:r>
      <w:r w:rsidR="00FC49A2" w:rsidRPr="00FC49A2">
        <w:t xml:space="preserve"> </w:t>
      </w:r>
      <w:r w:rsidR="00F01DFC">
        <w:t xml:space="preserve">and hydrophilic </w:t>
      </w:r>
      <w:r w:rsidR="00FC49A2" w:rsidRPr="00FC49A2">
        <w:t>surface patches, notably within the substrate-binding pocket</w:t>
      </w:r>
      <w:r w:rsidR="0059220D">
        <w:t xml:space="preserve"> (in dots)</w:t>
      </w:r>
      <w:r w:rsidR="0029675E">
        <w:t xml:space="preserve">. </w:t>
      </w:r>
      <w:r w:rsidR="00FC49A2" w:rsidRPr="00FC49A2">
        <w:t>The presence of complementary lipophilic</w:t>
      </w:r>
      <w:r w:rsidR="00AA597F">
        <w:t xml:space="preserve"> and hydrophilic</w:t>
      </w:r>
      <w:r w:rsidR="00FC49A2" w:rsidRPr="00FC49A2">
        <w:t xml:space="preserve"> regions on both the enzyme and the polymer suggested that this binding pocket could provide a favorable environment for PMMA recognition. </w:t>
      </w:r>
    </w:p>
    <w:p w14:paraId="713C6F4A" w14:textId="2AC1BAD3" w:rsidR="00FC49A2" w:rsidRPr="00FC49A2" w:rsidRDefault="00FC49A2" w:rsidP="00FC49A2">
      <w:r w:rsidRPr="00FC49A2">
        <w:lastRenderedPageBreak/>
        <w:t>Analysis of the docked complex (</w:t>
      </w:r>
      <w:r w:rsidR="006D79FB">
        <w:fldChar w:fldCharType="begin"/>
      </w:r>
      <w:r w:rsidR="006D79FB">
        <w:instrText xml:space="preserve"> REF _Ref242494100 \h </w:instrText>
      </w:r>
      <w:r w:rsidR="006D79FB">
        <w:fldChar w:fldCharType="separate"/>
      </w:r>
      <w:r w:rsidR="006D79FB">
        <w:t xml:space="preserve">Figure </w:t>
      </w:r>
      <w:r w:rsidR="006D79FB">
        <w:rPr>
          <w:noProof/>
        </w:rPr>
        <w:t>2</w:t>
      </w:r>
      <w:r w:rsidR="006D79FB">
        <w:fldChar w:fldCharType="end"/>
      </w:r>
      <w:r w:rsidR="006D79FB">
        <w:t>C</w:t>
      </w:r>
      <w:r w:rsidRPr="00FC49A2">
        <w:t xml:space="preserve">) </w:t>
      </w:r>
      <w:r w:rsidR="00E30CEA" w:rsidRPr="00E30CEA">
        <w:t>further supported this hypothesis. The lipophilic regions of the PMMA dimer (</w:t>
      </w:r>
      <w:r w:rsidR="006D79FB">
        <w:t>yellow</w:t>
      </w:r>
      <w:r w:rsidR="00E30CEA" w:rsidRPr="00E30CEA">
        <w:t xml:space="preserve">) </w:t>
      </w:r>
      <w:r w:rsidR="00034811">
        <w:t>overlap</w:t>
      </w:r>
      <w:r w:rsidR="00E30CEA" w:rsidRPr="00E30CEA">
        <w:t xml:space="preserve"> with lipophilic patches within the RM-Lipase binding site (</w:t>
      </w:r>
      <w:r w:rsidR="00C76370">
        <w:t>yellow</w:t>
      </w:r>
      <w:r w:rsidR="00E30CEA" w:rsidRPr="00E30CEA">
        <w:t>), while hydrophilic regions of the polymer (cyan) align with hydrophilic areas of the enzyme surface (</w:t>
      </w:r>
      <w:r w:rsidR="00C76370">
        <w:t>cyan</w:t>
      </w:r>
      <w:r w:rsidR="00E30CEA" w:rsidRPr="00E30CEA">
        <w:t>).</w:t>
      </w:r>
      <w:r w:rsidRPr="00FC49A2">
        <w:t xml:space="preserve"> These observations indicate a clear degree of lipophilic complementarity at the enzyme-substrate interface and provide qualitative evidence supporting the proposed binding mode.</w:t>
      </w:r>
    </w:p>
    <w:p w14:paraId="4F0F6269" w14:textId="2C95F610" w:rsidR="00E95619" w:rsidRDefault="00E95619" w:rsidP="00E95619"/>
    <w:p w14:paraId="0ECF2727" w14:textId="00DAF993" w:rsidR="00AC5D32" w:rsidRDefault="00AC5D32" w:rsidP="00AC5D32">
      <w:pPr>
        <w:tabs>
          <w:tab w:val="left" w:pos="3444"/>
        </w:tabs>
      </w:pPr>
      <w:r w:rsidRPr="00AC5D32">
        <w:t xml:space="preserve">In a similar manner, electrostatic potential maps were generated using </w:t>
      </w:r>
      <w:r w:rsidR="005F0DCB">
        <w:t>MEP</w:t>
      </w:r>
      <w:r w:rsidRPr="00AC5D32">
        <w:t>. In the PMMA dimer (</w:t>
      </w:r>
      <w:r w:rsidR="00161770">
        <w:fldChar w:fldCharType="begin"/>
      </w:r>
      <w:r w:rsidR="00161770">
        <w:instrText xml:space="preserve"> REF _Ref242494237 \h </w:instrText>
      </w:r>
      <w:r w:rsidR="00161770">
        <w:fldChar w:fldCharType="separate"/>
      </w:r>
      <w:r w:rsidR="00161770">
        <w:t xml:space="preserve">Figure </w:t>
      </w:r>
      <w:r w:rsidR="00161770">
        <w:rPr>
          <w:noProof/>
        </w:rPr>
        <w:t>3</w:t>
      </w:r>
      <w:r w:rsidR="00161770">
        <w:fldChar w:fldCharType="end"/>
      </w:r>
      <w:r w:rsidR="000E3FD7">
        <w:t>A</w:t>
      </w:r>
      <w:r w:rsidRPr="00AC5D32">
        <w:t>), the ester functionalities are characterized by regions of negative electrostatic potential (red), arising from the electron-rich carbonyl and ester oxygen atoms. The electrostatic surface of RM-Lipase (</w:t>
      </w:r>
      <w:r w:rsidR="00552ABB">
        <w:fldChar w:fldCharType="begin"/>
      </w:r>
      <w:r w:rsidR="00552ABB">
        <w:instrText xml:space="preserve"> REF _Ref242494237 \h </w:instrText>
      </w:r>
      <w:r w:rsidR="00552ABB">
        <w:fldChar w:fldCharType="separate"/>
      </w:r>
      <w:r w:rsidR="00552ABB">
        <w:t xml:space="preserve">Figure </w:t>
      </w:r>
      <w:r w:rsidR="00552ABB">
        <w:rPr>
          <w:noProof/>
        </w:rPr>
        <w:t>3</w:t>
      </w:r>
      <w:r w:rsidR="00552ABB">
        <w:fldChar w:fldCharType="end"/>
      </w:r>
      <w:r w:rsidR="000E3FD7">
        <w:t>B</w:t>
      </w:r>
      <w:r w:rsidRPr="00AC5D32">
        <w:t>) reveals a heterogeneous distribution of positive (blue) and negative (red) surface patches. Notably, the binding pocket region (indicated by dots) contains both positively and negatively charged areas, reflecting the diverse physicochemical nature of the residues lining the active site.</w:t>
      </w:r>
    </w:p>
    <w:p w14:paraId="27DDFAD7" w14:textId="51CDC876" w:rsidR="00AC5D32" w:rsidRPr="00AC5D32" w:rsidRDefault="00AC5D32" w:rsidP="00AC5D32">
      <w:pPr>
        <w:tabs>
          <w:tab w:val="left" w:pos="3444"/>
        </w:tabs>
      </w:pPr>
    </w:p>
    <w:p w14:paraId="3C1DAC01" w14:textId="086280D4" w:rsidR="00AC5D32" w:rsidRDefault="00387D4E" w:rsidP="00AC5D32">
      <w:pPr>
        <w:tabs>
          <w:tab w:val="left" w:pos="3444"/>
        </w:tabs>
      </w:pPr>
      <w:r w:rsidRPr="002677FD">
        <w:rPr>
          <w:noProof/>
        </w:rPr>
        <w:drawing>
          <wp:anchor distT="0" distB="0" distL="114300" distR="114300" simplePos="0" relativeHeight="251652096" behindDoc="0" locked="0" layoutInCell="1" allowOverlap="1" wp14:anchorId="6595FF43" wp14:editId="0AE14978">
            <wp:simplePos x="0" y="0"/>
            <wp:positionH relativeFrom="column">
              <wp:posOffset>75850</wp:posOffset>
            </wp:positionH>
            <wp:positionV relativeFrom="paragraph">
              <wp:posOffset>1300094</wp:posOffset>
            </wp:positionV>
            <wp:extent cx="1409820" cy="1795141"/>
            <wp:effectExtent l="0" t="0" r="0" b="0"/>
            <wp:wrapNone/>
            <wp:docPr id="188035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51842" name=""/>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13671" cy="1800045"/>
                    </a:xfrm>
                    <a:prstGeom prst="rect">
                      <a:avLst/>
                    </a:prstGeom>
                  </pic:spPr>
                </pic:pic>
              </a:graphicData>
            </a:graphic>
            <wp14:sizeRelH relativeFrom="margin">
              <wp14:pctWidth>0</wp14:pctWidth>
            </wp14:sizeRelH>
            <wp14:sizeRelV relativeFrom="margin">
              <wp14:pctHeight>0</wp14:pctHeight>
            </wp14:sizeRelV>
          </wp:anchor>
        </w:drawing>
      </w:r>
      <w:r w:rsidRPr="00CD51E7">
        <w:rPr>
          <w:noProof/>
        </w:rPr>
        <w:drawing>
          <wp:anchor distT="0" distB="0" distL="114300" distR="114300" simplePos="0" relativeHeight="251653120" behindDoc="0" locked="0" layoutInCell="1" allowOverlap="1" wp14:anchorId="5B4E1EAA" wp14:editId="08CCF9BC">
            <wp:simplePos x="0" y="0"/>
            <wp:positionH relativeFrom="margin">
              <wp:posOffset>1622638</wp:posOffset>
            </wp:positionH>
            <wp:positionV relativeFrom="paragraph">
              <wp:posOffset>1260826</wp:posOffset>
            </wp:positionV>
            <wp:extent cx="2344478" cy="2182218"/>
            <wp:effectExtent l="0" t="0" r="0" b="8890"/>
            <wp:wrapNone/>
            <wp:docPr id="105813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36978" name=""/>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51603" cy="2188850"/>
                    </a:xfrm>
                    <a:prstGeom prst="rect">
                      <a:avLst/>
                    </a:prstGeom>
                  </pic:spPr>
                </pic:pic>
              </a:graphicData>
            </a:graphic>
            <wp14:sizeRelH relativeFrom="margin">
              <wp14:pctWidth>0</wp14:pctWidth>
            </wp14:sizeRelH>
            <wp14:sizeRelV relativeFrom="margin">
              <wp14:pctHeight>0</wp14:pctHeight>
            </wp14:sizeRelV>
          </wp:anchor>
        </w:drawing>
      </w:r>
      <w:r w:rsidR="00AC5D32" w:rsidRPr="00AC5D32">
        <w:t>The presence of positively charged regions within the binding pocket suggests the possibility of favorable interactions with the negatively polarized ester groups of PMMA. Analysis of the docked complex (</w:t>
      </w:r>
      <w:r w:rsidR="00552ABB">
        <w:fldChar w:fldCharType="begin"/>
      </w:r>
      <w:r w:rsidR="00552ABB">
        <w:instrText xml:space="preserve"> REF _Ref242494237 \h </w:instrText>
      </w:r>
      <w:r w:rsidR="00552ABB">
        <w:fldChar w:fldCharType="separate"/>
      </w:r>
      <w:r w:rsidR="00552ABB">
        <w:t xml:space="preserve">Figure </w:t>
      </w:r>
      <w:r w:rsidR="00552ABB">
        <w:rPr>
          <w:noProof/>
        </w:rPr>
        <w:t>3</w:t>
      </w:r>
      <w:r w:rsidR="00552ABB">
        <w:fldChar w:fldCharType="end"/>
      </w:r>
      <w:r w:rsidR="000E3FD7">
        <w:t>C</w:t>
      </w:r>
      <w:r w:rsidR="00AC5D32" w:rsidRPr="00AC5D32">
        <w:t>) shows that the PMMA dimer</w:t>
      </w:r>
      <w:r w:rsidR="00CF3E84">
        <w:t xml:space="preserve"> </w:t>
      </w:r>
      <w:r w:rsidR="00AC5D32" w:rsidRPr="00AC5D32">
        <w:t xml:space="preserve">occupies the substrate-binding pocket, where its ester moieties are positioned in proximity to positively charged surface regions, while remaining exposed to neighboring negatively charged areas. This arrangement indicates </w:t>
      </w:r>
      <w:r w:rsidR="00771240">
        <w:t>certain</w:t>
      </w:r>
      <w:r w:rsidR="00AC5D32" w:rsidRPr="00AC5D32">
        <w:t xml:space="preserve"> degree of electrostatic complementarity between the polymer substrate and the enzyme surface, supporting the proposed binding mode and suggesting that electrostatic interactions may contribute to substrate recognition and stabilization within the active site.</w:t>
      </w:r>
    </w:p>
    <w:p w14:paraId="6017EB8A" w14:textId="34324A8B" w:rsidR="00F90830" w:rsidRDefault="00387D4E" w:rsidP="00AC5D32">
      <w:pPr>
        <w:tabs>
          <w:tab w:val="left" w:pos="3444"/>
        </w:tabs>
      </w:pPr>
      <w:r w:rsidRPr="004466A9">
        <w:rPr>
          <w:noProof/>
        </w:rPr>
        <w:drawing>
          <wp:anchor distT="0" distB="0" distL="114300" distR="114300" simplePos="0" relativeHeight="251668480" behindDoc="0" locked="0" layoutInCell="1" allowOverlap="1" wp14:anchorId="298366B9" wp14:editId="64C9910F">
            <wp:simplePos x="0" y="0"/>
            <wp:positionH relativeFrom="page">
              <wp:align>right</wp:align>
            </wp:positionH>
            <wp:positionV relativeFrom="paragraph">
              <wp:posOffset>2607</wp:posOffset>
            </wp:positionV>
            <wp:extent cx="2713734" cy="2197821"/>
            <wp:effectExtent l="0" t="0" r="0" b="0"/>
            <wp:wrapNone/>
            <wp:docPr id="72584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44762" name=""/>
                    <pic:cNvPicPr/>
                  </pic:nvPicPr>
                  <pic:blipFill rotWithShape="1">
                    <a:blip r:embed="rId22">
                      <a:extLst>
                        <a:ext uri="{28A0092B-C50C-407E-A947-70E740481C1C}">
                          <a14:useLocalDpi xmlns:a14="http://schemas.microsoft.com/office/drawing/2010/main" val="0"/>
                        </a:ext>
                      </a:extLst>
                    </a:blip>
                    <a:srcRect b="13544"/>
                    <a:stretch>
                      <a:fillRect/>
                    </a:stretch>
                  </pic:blipFill>
                  <pic:spPr bwMode="auto">
                    <a:xfrm>
                      <a:off x="0" y="0"/>
                      <a:ext cx="2713734" cy="21978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CA8849" w14:textId="60FBC717" w:rsidR="00F90830" w:rsidRDefault="00F90830" w:rsidP="00AC5D32">
      <w:pPr>
        <w:tabs>
          <w:tab w:val="left" w:pos="3444"/>
        </w:tabs>
      </w:pPr>
    </w:p>
    <w:p w14:paraId="1F53B87C" w14:textId="3151A403" w:rsidR="00F90830" w:rsidRDefault="00F90830" w:rsidP="00AC5D32">
      <w:pPr>
        <w:tabs>
          <w:tab w:val="left" w:pos="3444"/>
        </w:tabs>
      </w:pPr>
    </w:p>
    <w:p w14:paraId="189D5563" w14:textId="77777777" w:rsidR="00F90830" w:rsidRDefault="00F90830" w:rsidP="00AC5D32">
      <w:pPr>
        <w:tabs>
          <w:tab w:val="left" w:pos="3444"/>
        </w:tabs>
      </w:pPr>
    </w:p>
    <w:p w14:paraId="7CD411D2" w14:textId="69EA89DE" w:rsidR="00F90830" w:rsidRDefault="00F90830" w:rsidP="00AC5D32">
      <w:pPr>
        <w:tabs>
          <w:tab w:val="left" w:pos="3444"/>
        </w:tabs>
      </w:pPr>
    </w:p>
    <w:p w14:paraId="560BC5C2" w14:textId="68F0618E" w:rsidR="00F90830" w:rsidRDefault="00F90830" w:rsidP="00AC5D32">
      <w:pPr>
        <w:tabs>
          <w:tab w:val="left" w:pos="3444"/>
        </w:tabs>
      </w:pPr>
    </w:p>
    <w:p w14:paraId="6EE1C8E3" w14:textId="3A3F113D" w:rsidR="00F90830" w:rsidRDefault="00F90830" w:rsidP="00AC5D32">
      <w:pPr>
        <w:tabs>
          <w:tab w:val="left" w:pos="3444"/>
        </w:tabs>
      </w:pPr>
    </w:p>
    <w:p w14:paraId="56079EA3" w14:textId="33888691" w:rsidR="00992C44" w:rsidRDefault="00992C44" w:rsidP="00AC5D32">
      <w:pPr>
        <w:tabs>
          <w:tab w:val="left" w:pos="3444"/>
        </w:tabs>
      </w:pPr>
    </w:p>
    <w:p w14:paraId="0CA550B2" w14:textId="16B6A349" w:rsidR="00992C44" w:rsidRDefault="00992C44" w:rsidP="00AC5D32">
      <w:pPr>
        <w:tabs>
          <w:tab w:val="left" w:pos="3444"/>
        </w:tabs>
      </w:pPr>
    </w:p>
    <w:p w14:paraId="78F4F856" w14:textId="26B05ADD" w:rsidR="00992C44" w:rsidRDefault="00992C44" w:rsidP="00AC5D32">
      <w:pPr>
        <w:tabs>
          <w:tab w:val="left" w:pos="3444"/>
        </w:tabs>
      </w:pPr>
    </w:p>
    <w:p w14:paraId="09B016BF" w14:textId="30C6A33D" w:rsidR="00603BAF" w:rsidRDefault="00603BAF" w:rsidP="00AC5D32">
      <w:pPr>
        <w:tabs>
          <w:tab w:val="left" w:pos="3444"/>
        </w:tabs>
        <w:rPr>
          <w:noProof/>
        </w:rPr>
      </w:pPr>
    </w:p>
    <w:p w14:paraId="584CC090" w14:textId="68E10B70" w:rsidR="009D44AA" w:rsidRDefault="009D44AA" w:rsidP="00AC5D32">
      <w:pPr>
        <w:tabs>
          <w:tab w:val="left" w:pos="3444"/>
        </w:tabs>
      </w:pPr>
    </w:p>
    <w:p w14:paraId="19BBAFFF" w14:textId="0C5D81CD" w:rsidR="00831E71" w:rsidRPr="00AC5D32" w:rsidRDefault="00831E71" w:rsidP="00AC5D32">
      <w:pPr>
        <w:tabs>
          <w:tab w:val="left" w:pos="3444"/>
        </w:tabs>
      </w:pPr>
    </w:p>
    <w:p w14:paraId="0A9FE4A9" w14:textId="07BD3D41" w:rsidR="00E95619" w:rsidRDefault="00387D4E" w:rsidP="00E95619">
      <w:pPr>
        <w:tabs>
          <w:tab w:val="left" w:pos="3444"/>
        </w:tabs>
      </w:pPr>
      <w:r w:rsidRPr="00DF312B">
        <w:rPr>
          <w:noProof/>
        </w:rPr>
        <w:drawing>
          <wp:anchor distT="0" distB="0" distL="114300" distR="114300" simplePos="0" relativeHeight="251674624" behindDoc="0" locked="0" layoutInCell="1" allowOverlap="1" wp14:anchorId="09E58924" wp14:editId="404DCA5C">
            <wp:simplePos x="0" y="0"/>
            <wp:positionH relativeFrom="page">
              <wp:posOffset>5142335</wp:posOffset>
            </wp:positionH>
            <wp:positionV relativeFrom="paragraph">
              <wp:posOffset>153733</wp:posOffset>
            </wp:positionV>
            <wp:extent cx="2117125" cy="351032"/>
            <wp:effectExtent l="0" t="0" r="0" b="0"/>
            <wp:wrapNone/>
            <wp:docPr id="128335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1546" name=""/>
                    <pic:cNvPicPr/>
                  </pic:nvPicPr>
                  <pic:blipFill>
                    <a:blip r:embed="rId23">
                      <a:extLst>
                        <a:ext uri="{28A0092B-C50C-407E-A947-70E740481C1C}">
                          <a14:useLocalDpi xmlns:a14="http://schemas.microsoft.com/office/drawing/2010/main" val="0"/>
                        </a:ext>
                      </a:extLst>
                    </a:blip>
                    <a:stretch>
                      <a:fillRect/>
                    </a:stretch>
                  </pic:blipFill>
                  <pic:spPr>
                    <a:xfrm>
                      <a:off x="0" y="0"/>
                      <a:ext cx="2117125" cy="351032"/>
                    </a:xfrm>
                    <a:prstGeom prst="rect">
                      <a:avLst/>
                    </a:prstGeom>
                  </pic:spPr>
                </pic:pic>
              </a:graphicData>
            </a:graphic>
            <wp14:sizeRelH relativeFrom="margin">
              <wp14:pctWidth>0</wp14:pctWidth>
            </wp14:sizeRelH>
            <wp14:sizeRelV relativeFrom="margin">
              <wp14:pctHeight>0</wp14:pctHeight>
            </wp14:sizeRelV>
          </wp:anchor>
        </w:drawing>
      </w:r>
      <w:r w:rsidRPr="00DF312B">
        <w:rPr>
          <w:noProof/>
        </w:rPr>
        <w:drawing>
          <wp:anchor distT="0" distB="0" distL="114300" distR="114300" simplePos="0" relativeHeight="251673600" behindDoc="0" locked="0" layoutInCell="1" allowOverlap="1" wp14:anchorId="0F28FED7" wp14:editId="66179D8F">
            <wp:simplePos x="0" y="0"/>
            <wp:positionH relativeFrom="margin">
              <wp:align>center</wp:align>
            </wp:positionH>
            <wp:positionV relativeFrom="paragraph">
              <wp:posOffset>117538</wp:posOffset>
            </wp:positionV>
            <wp:extent cx="2581274" cy="387179"/>
            <wp:effectExtent l="0" t="0" r="0" b="0"/>
            <wp:wrapNone/>
            <wp:docPr id="106049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1546" name=""/>
                    <pic:cNvPicPr/>
                  </pic:nvPicPr>
                  <pic:blipFill>
                    <a:blip r:embed="rId23">
                      <a:extLst>
                        <a:ext uri="{28A0092B-C50C-407E-A947-70E740481C1C}">
                          <a14:useLocalDpi xmlns:a14="http://schemas.microsoft.com/office/drawing/2010/main" val="0"/>
                        </a:ext>
                      </a:extLst>
                    </a:blip>
                    <a:stretch>
                      <a:fillRect/>
                    </a:stretch>
                  </pic:blipFill>
                  <pic:spPr>
                    <a:xfrm>
                      <a:off x="0" y="0"/>
                      <a:ext cx="2581274" cy="387179"/>
                    </a:xfrm>
                    <a:prstGeom prst="rect">
                      <a:avLst/>
                    </a:prstGeom>
                  </pic:spPr>
                </pic:pic>
              </a:graphicData>
            </a:graphic>
            <wp14:sizeRelH relativeFrom="margin">
              <wp14:pctWidth>0</wp14:pctWidth>
            </wp14:sizeRelH>
            <wp14:sizeRelV relativeFrom="margin">
              <wp14:pctHeight>0</wp14:pctHeight>
            </wp14:sizeRelV>
          </wp:anchor>
        </w:drawing>
      </w:r>
      <w:r w:rsidRPr="00DF312B">
        <w:rPr>
          <w:noProof/>
        </w:rPr>
        <w:drawing>
          <wp:anchor distT="0" distB="0" distL="114300" distR="114300" simplePos="0" relativeHeight="251672576" behindDoc="0" locked="0" layoutInCell="1" allowOverlap="1" wp14:anchorId="49D7DAEE" wp14:editId="7B0468C4">
            <wp:simplePos x="0" y="0"/>
            <wp:positionH relativeFrom="margin">
              <wp:posOffset>-637747</wp:posOffset>
            </wp:positionH>
            <wp:positionV relativeFrom="paragraph">
              <wp:posOffset>117401</wp:posOffset>
            </wp:positionV>
            <wp:extent cx="2180004" cy="370703"/>
            <wp:effectExtent l="0" t="0" r="0" b="0"/>
            <wp:wrapNone/>
            <wp:docPr id="189129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1546" name=""/>
                    <pic:cNvPicPr/>
                  </pic:nvPicPr>
                  <pic:blipFill>
                    <a:blip r:embed="rId23">
                      <a:extLst>
                        <a:ext uri="{28A0092B-C50C-407E-A947-70E740481C1C}">
                          <a14:useLocalDpi xmlns:a14="http://schemas.microsoft.com/office/drawing/2010/main" val="0"/>
                        </a:ext>
                      </a:extLst>
                    </a:blip>
                    <a:stretch>
                      <a:fillRect/>
                    </a:stretch>
                  </pic:blipFill>
                  <pic:spPr>
                    <a:xfrm>
                      <a:off x="0" y="0"/>
                      <a:ext cx="2180004" cy="370703"/>
                    </a:xfrm>
                    <a:prstGeom prst="rect">
                      <a:avLst/>
                    </a:prstGeom>
                  </pic:spPr>
                </pic:pic>
              </a:graphicData>
            </a:graphic>
            <wp14:sizeRelH relativeFrom="margin">
              <wp14:pctWidth>0</wp14:pctWidth>
            </wp14:sizeRelH>
            <wp14:sizeRelV relativeFrom="margin">
              <wp14:pctHeight>0</wp14:pctHeight>
            </wp14:sizeRelV>
          </wp:anchor>
        </w:drawing>
      </w:r>
    </w:p>
    <w:p w14:paraId="3754F507" w14:textId="688C1228" w:rsidR="005F55D5" w:rsidRDefault="005F55D5" w:rsidP="00E95619">
      <w:pPr>
        <w:tabs>
          <w:tab w:val="left" w:pos="3444"/>
        </w:tabs>
        <w:rPr>
          <w:noProof/>
          <w14:ligatures w14:val="standardContextual"/>
        </w:rPr>
      </w:pPr>
    </w:p>
    <w:p w14:paraId="114572DD" w14:textId="287A98BB" w:rsidR="00E95619" w:rsidRPr="00E95619" w:rsidRDefault="00E95619" w:rsidP="00E95619">
      <w:pPr>
        <w:tabs>
          <w:tab w:val="left" w:pos="3444"/>
        </w:tabs>
      </w:pPr>
      <w:r>
        <w:tab/>
      </w:r>
    </w:p>
    <w:p w14:paraId="5EB2C7A4" w14:textId="4BE872B2" w:rsidR="009948C7" w:rsidRDefault="00387D4E" w:rsidP="00D40636">
      <w:pPr>
        <w:pStyle w:val="Heading1"/>
      </w:pPr>
      <w:bookmarkStart w:id="8" w:name="_Toc242640892"/>
      <w:bookmarkStart w:id="9" w:name="_Toc243828487"/>
      <w:r>
        <w:rPr>
          <w:noProof/>
        </w:rPr>
        <mc:AlternateContent>
          <mc:Choice Requires="wps">
            <w:drawing>
              <wp:anchor distT="0" distB="0" distL="114300" distR="114300" simplePos="0" relativeHeight="251640832" behindDoc="0" locked="0" layoutInCell="1" allowOverlap="1" wp14:anchorId="0492473C" wp14:editId="270638C7">
                <wp:simplePos x="0" y="0"/>
                <wp:positionH relativeFrom="column">
                  <wp:posOffset>-459530</wp:posOffset>
                </wp:positionH>
                <wp:positionV relativeFrom="paragraph">
                  <wp:posOffset>350999</wp:posOffset>
                </wp:positionV>
                <wp:extent cx="6920230" cy="824643"/>
                <wp:effectExtent l="0" t="0" r="0" b="0"/>
                <wp:wrapNone/>
                <wp:docPr id="1713442608" name="Text Box 1"/>
                <wp:cNvGraphicFramePr/>
                <a:graphic xmlns:a="http://schemas.openxmlformats.org/drawingml/2006/main">
                  <a:graphicData uri="http://schemas.microsoft.com/office/word/2010/wordprocessingShape">
                    <wps:wsp>
                      <wps:cNvSpPr txBox="1"/>
                      <wps:spPr>
                        <a:xfrm>
                          <a:off x="0" y="0"/>
                          <a:ext cx="6920230" cy="824643"/>
                        </a:xfrm>
                        <a:prstGeom prst="rect">
                          <a:avLst/>
                        </a:prstGeom>
                        <a:solidFill>
                          <a:prstClr val="white"/>
                        </a:solidFill>
                        <a:ln>
                          <a:noFill/>
                        </a:ln>
                      </wps:spPr>
                      <wps:txbx>
                        <w:txbxContent>
                          <w:p w14:paraId="66948785" w14:textId="633AE631" w:rsidR="00005BA4" w:rsidRPr="00005BA4" w:rsidRDefault="000E3FD7" w:rsidP="00005BA4">
                            <w:pPr>
                              <w:pStyle w:val="Caption"/>
                            </w:pPr>
                            <w:bookmarkStart w:id="10" w:name="_Ref242494237"/>
                            <w:r>
                              <w:t xml:space="preserve">Figure </w:t>
                            </w:r>
                            <w:fldSimple w:instr=" SEQ Figure \* ARABIC ">
                              <w:r w:rsidR="003E6B45">
                                <w:rPr>
                                  <w:noProof/>
                                </w:rPr>
                                <w:t>3</w:t>
                              </w:r>
                            </w:fldSimple>
                            <w:bookmarkEnd w:id="10"/>
                            <w:r>
                              <w:rPr>
                                <w:noProof/>
                              </w:rPr>
                              <w:t xml:space="preserve">. </w:t>
                            </w:r>
                            <w:r w:rsidR="002953BC">
                              <w:t>MEP</w:t>
                            </w:r>
                            <w:r w:rsidR="00005BA4" w:rsidRPr="00005BA4">
                              <w:t xml:space="preserve"> surfaces of the RM-Lipase/PMMA system. </w:t>
                            </w:r>
                            <w:r w:rsidR="00005BA4" w:rsidRPr="00005BA4">
                              <w:rPr>
                                <w:b/>
                                <w:bCs/>
                              </w:rPr>
                              <w:t>(A)</w:t>
                            </w:r>
                            <w:r w:rsidR="00005BA4" w:rsidRPr="00005BA4">
                              <w:t xml:space="preserve"> Electrostatic surface of the PMMA dimer, where regions of negative electrostatic potential associated with the ester oxygen atoms are shown in red while the polymer backbone exhibits neutral to positive potential and is shown in </w:t>
                            </w:r>
                            <w:r w:rsidR="00ED314E">
                              <w:t>blue</w:t>
                            </w:r>
                            <w:r w:rsidR="00005BA4" w:rsidRPr="00005BA4">
                              <w:t xml:space="preserve">. </w:t>
                            </w:r>
                            <w:r w:rsidR="00005BA4" w:rsidRPr="00005BA4">
                              <w:rPr>
                                <w:b/>
                                <w:bCs/>
                              </w:rPr>
                              <w:t>(B)</w:t>
                            </w:r>
                            <w:r w:rsidR="00005BA4" w:rsidRPr="00005BA4">
                              <w:t xml:space="preserve"> Electrostatic surface of RM-Lipase, highlighting negatively charged regions in red and positively charged regions in blue around the binding pocket (indicated by dots). </w:t>
                            </w:r>
                            <w:r w:rsidR="00005BA4" w:rsidRPr="00005BA4">
                              <w:rPr>
                                <w:b/>
                                <w:bCs/>
                              </w:rPr>
                              <w:t>(C)</w:t>
                            </w:r>
                            <w:r w:rsidR="00005BA4" w:rsidRPr="00005BA4">
                              <w:t xml:space="preserve"> Docked RM-Lipase/PMMA complex showing the orientation of the polymer</w:t>
                            </w:r>
                            <w:r w:rsidR="00161770">
                              <w:t xml:space="preserve"> (</w:t>
                            </w:r>
                            <w:proofErr w:type="spellStart"/>
                            <w:r w:rsidR="00161770">
                              <w:t>isosurface</w:t>
                            </w:r>
                            <w:proofErr w:type="spellEnd"/>
                            <w:r w:rsidR="00161770">
                              <w:t>)</w:t>
                            </w:r>
                            <w:r w:rsidR="00005BA4" w:rsidRPr="00005BA4">
                              <w:t xml:space="preserve"> within the enzyme</w:t>
                            </w:r>
                            <w:r w:rsidR="00161770">
                              <w:t xml:space="preserve"> (mesh</w:t>
                            </w:r>
                            <w:r w:rsidR="00F052FB">
                              <w:t>)</w:t>
                            </w:r>
                            <w:r w:rsidR="00005BA4" w:rsidRPr="00005BA4">
                              <w:t xml:space="preserve"> binding site and the distribution of complementary electrostatic features at the interaction interface, suggesting favorable enzyme-substrate recognition.</w:t>
                            </w:r>
                          </w:p>
                          <w:p w14:paraId="47A8F311" w14:textId="6B1FDA0C" w:rsidR="000E3FD7" w:rsidRPr="000E3FD7" w:rsidRDefault="000E3FD7" w:rsidP="000E3FD7">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92473C" id="_x0000_s1041" type="#_x0000_t202" style="position:absolute;left:0;text-align:left;margin-left:-36.2pt;margin-top:27.65pt;width:544.9pt;height:64.95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" stroked="f">
                <v:textbox inset="0,0,0,0">
                  <w:txbxContent>
                    <w:p w14:paraId="66948785" w14:textId="633AE631" w:rsidR="00005BA4" w:rsidRPr="00005BA4" w:rsidRDefault="000E3FD7" w:rsidP="00005BA4">
                      <w:pPr>
                        <w:pStyle w:val="Caption"/>
                      </w:pPr>
                      <w:bookmarkStart w:id="11" w:name="_Ref242494237"/>
                      <w:r>
                        <w:t xml:space="preserve">Figure </w:t>
                      </w:r>
                      <w:fldSimple w:instr=" SEQ Figure \* ARABIC ">
                        <w:r w:rsidR="003E6B45">
                          <w:rPr>
                            <w:noProof/>
                          </w:rPr>
                          <w:t>3</w:t>
                        </w:r>
                      </w:fldSimple>
                      <w:bookmarkEnd w:id="11"/>
                      <w:r>
                        <w:rPr>
                          <w:noProof/>
                        </w:rPr>
                        <w:t xml:space="preserve">. </w:t>
                      </w:r>
                      <w:r w:rsidR="002953BC">
                        <w:t>MEP</w:t>
                      </w:r>
                      <w:r w:rsidR="00005BA4" w:rsidRPr="00005BA4">
                        <w:t xml:space="preserve"> surfaces of the RM-Lipase/PMMA system. </w:t>
                      </w:r>
                      <w:r w:rsidR="00005BA4" w:rsidRPr="00005BA4">
                        <w:rPr>
                          <w:b/>
                          <w:bCs/>
                        </w:rPr>
                        <w:t>(A)</w:t>
                      </w:r>
                      <w:r w:rsidR="00005BA4" w:rsidRPr="00005BA4">
                        <w:t xml:space="preserve"> Electrostatic surface of the PMMA dimer, where regions of negative electrostatic potential associated with the ester oxygen atoms are shown in red while the polymer backbone exhibits neutral to positive potential and is shown in </w:t>
                      </w:r>
                      <w:r w:rsidR="00ED314E">
                        <w:t>blue</w:t>
                      </w:r>
                      <w:r w:rsidR="00005BA4" w:rsidRPr="00005BA4">
                        <w:t xml:space="preserve">. </w:t>
                      </w:r>
                      <w:r w:rsidR="00005BA4" w:rsidRPr="00005BA4">
                        <w:rPr>
                          <w:b/>
                          <w:bCs/>
                        </w:rPr>
                        <w:t>(B)</w:t>
                      </w:r>
                      <w:r w:rsidR="00005BA4" w:rsidRPr="00005BA4">
                        <w:t xml:space="preserve"> Electrostatic surface of RM-Lipase, highlighting negatively charged regions in red and positively charged regions in blue around the binding pocket (indicated by dots). </w:t>
                      </w:r>
                      <w:r w:rsidR="00005BA4" w:rsidRPr="00005BA4">
                        <w:rPr>
                          <w:b/>
                          <w:bCs/>
                        </w:rPr>
                        <w:t>(C)</w:t>
                      </w:r>
                      <w:r w:rsidR="00005BA4" w:rsidRPr="00005BA4">
                        <w:t xml:space="preserve"> Docked RM-Lipase/PMMA complex showing the orientation of the polymer</w:t>
                      </w:r>
                      <w:r w:rsidR="00161770">
                        <w:t xml:space="preserve"> (</w:t>
                      </w:r>
                      <w:proofErr w:type="spellStart"/>
                      <w:r w:rsidR="00161770">
                        <w:t>isosurface</w:t>
                      </w:r>
                      <w:proofErr w:type="spellEnd"/>
                      <w:r w:rsidR="00161770">
                        <w:t>)</w:t>
                      </w:r>
                      <w:r w:rsidR="00005BA4" w:rsidRPr="00005BA4">
                        <w:t xml:space="preserve"> within the enzyme</w:t>
                      </w:r>
                      <w:r w:rsidR="00161770">
                        <w:t xml:space="preserve"> (mesh</w:t>
                      </w:r>
                      <w:r w:rsidR="00F052FB">
                        <w:t>)</w:t>
                      </w:r>
                      <w:r w:rsidR="00005BA4" w:rsidRPr="00005BA4">
                        <w:t xml:space="preserve"> binding site and the distribution of complementary electrostatic features at the interaction interface, suggesting favorable enzyme-substrate recognition.</w:t>
                      </w:r>
                    </w:p>
                    <w:p w14:paraId="47A8F311" w14:textId="6B1FDA0C" w:rsidR="000E3FD7" w:rsidRPr="000E3FD7" w:rsidRDefault="000E3FD7" w:rsidP="000E3FD7">
                      <w:pPr>
                        <w:pStyle w:val="Caption"/>
                      </w:pPr>
                    </w:p>
                  </w:txbxContent>
                </v:textbox>
              </v:shape>
            </w:pict>
          </mc:Fallback>
        </mc:AlternateContent>
      </w:r>
      <w:bookmarkEnd w:id="8"/>
      <w:r>
        <w:rPr>
          <w:noProof/>
          <w14:ligatures w14:val="standardContextual"/>
        </w:rPr>
        <mc:AlternateContent>
          <mc:Choice Requires="wpg">
            <w:drawing>
              <wp:anchor distT="0" distB="0" distL="114300" distR="114300" simplePos="0" relativeHeight="251645952" behindDoc="0" locked="0" layoutInCell="1" allowOverlap="1" wp14:anchorId="2C546F8C" wp14:editId="681584CB">
                <wp:simplePos x="0" y="0"/>
                <wp:positionH relativeFrom="column">
                  <wp:posOffset>180975</wp:posOffset>
                </wp:positionH>
                <wp:positionV relativeFrom="paragraph">
                  <wp:posOffset>29058</wp:posOffset>
                </wp:positionV>
                <wp:extent cx="5238830" cy="297661"/>
                <wp:effectExtent l="0" t="0" r="19050" b="26670"/>
                <wp:wrapNone/>
                <wp:docPr id="253064986" name="Group 5"/>
                <wp:cNvGraphicFramePr/>
                <a:graphic xmlns:a="http://schemas.openxmlformats.org/drawingml/2006/main">
                  <a:graphicData uri="http://schemas.microsoft.com/office/word/2010/wordprocessingGroup">
                    <wpg:wgp>
                      <wpg:cNvGrpSpPr/>
                      <wpg:grpSpPr>
                        <a:xfrm>
                          <a:off x="0" y="0"/>
                          <a:ext cx="5238830" cy="297661"/>
                          <a:chOff x="409994" y="2511014"/>
                          <a:chExt cx="5662707" cy="335185"/>
                        </a:xfrm>
                      </wpg:grpSpPr>
                      <wps:wsp>
                        <wps:cNvPr id="603869691" name="Text Box 2"/>
                        <wps:cNvSpPr txBox="1">
                          <a:spLocks noChangeArrowheads="1"/>
                        </wps:cNvSpPr>
                        <wps:spPr bwMode="auto">
                          <a:xfrm>
                            <a:off x="2933290" y="2538780"/>
                            <a:ext cx="312024" cy="307419"/>
                          </a:xfrm>
                          <a:prstGeom prst="rect">
                            <a:avLst/>
                          </a:prstGeom>
                          <a:solidFill>
                            <a:srgbClr val="FFFFFF"/>
                          </a:solidFill>
                          <a:ln w="9525">
                            <a:solidFill>
                              <a:srgbClr val="000000"/>
                            </a:solidFill>
                            <a:miter lim="800000"/>
                            <a:headEnd/>
                            <a:tailEnd/>
                          </a:ln>
                        </wps:spPr>
                        <wps:txbx>
                          <w:txbxContent>
                            <w:p w14:paraId="5582ED97" w14:textId="77777777" w:rsidR="00E51BB5" w:rsidRDefault="00E51BB5" w:rsidP="00E51BB5">
                              <w:r>
                                <w:t>B</w:t>
                              </w:r>
                              <w:r w:rsidRPr="00E51BB5">
                                <w:rPr>
                                  <w:noProof/>
                                </w:rPr>
                                <w:drawing>
                                  <wp:inline distT="0" distB="0" distL="0" distR="0" wp14:anchorId="5F19353A" wp14:editId="651BCCF5">
                                    <wp:extent cx="158750" cy="130810"/>
                                    <wp:effectExtent l="0" t="0" r="0" b="2540"/>
                                    <wp:docPr id="551445844"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s:wsp>
                        <wps:cNvPr id="1288583257" name="Text Box 2"/>
                        <wps:cNvSpPr txBox="1">
                          <a:spLocks noChangeArrowheads="1"/>
                        </wps:cNvSpPr>
                        <wps:spPr bwMode="auto">
                          <a:xfrm>
                            <a:off x="5745074" y="2538791"/>
                            <a:ext cx="327627" cy="300748"/>
                          </a:xfrm>
                          <a:prstGeom prst="rect">
                            <a:avLst/>
                          </a:prstGeom>
                          <a:solidFill>
                            <a:srgbClr val="FFFFFF"/>
                          </a:solidFill>
                          <a:ln w="9525">
                            <a:solidFill>
                              <a:srgbClr val="000000"/>
                            </a:solidFill>
                            <a:miter lim="800000"/>
                            <a:headEnd/>
                            <a:tailEnd/>
                          </a:ln>
                        </wps:spPr>
                        <wps:txbx>
                          <w:txbxContent>
                            <w:p w14:paraId="65E991EC" w14:textId="4E335093" w:rsidR="00E51BB5" w:rsidRDefault="00E51BB5" w:rsidP="00E51BB5">
                              <w:r>
                                <w:t>C</w:t>
                              </w:r>
                              <w:r w:rsidRPr="00E51BB5">
                                <w:rPr>
                                  <w:noProof/>
                                </w:rPr>
                                <w:drawing>
                                  <wp:inline distT="0" distB="0" distL="0" distR="0" wp14:anchorId="494335ED" wp14:editId="327895B9">
                                    <wp:extent cx="158750" cy="130810"/>
                                    <wp:effectExtent l="0" t="0" r="0" b="2540"/>
                                    <wp:docPr id="231003734"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s:wsp>
                        <wps:cNvPr id="87480981" name="Text Box 2"/>
                        <wps:cNvSpPr txBox="1">
                          <a:spLocks noChangeArrowheads="1"/>
                        </wps:cNvSpPr>
                        <wps:spPr bwMode="auto">
                          <a:xfrm>
                            <a:off x="409994" y="2511014"/>
                            <a:ext cx="273947" cy="282437"/>
                          </a:xfrm>
                          <a:prstGeom prst="rect">
                            <a:avLst/>
                          </a:prstGeom>
                          <a:solidFill>
                            <a:srgbClr val="FFFFFF"/>
                          </a:solidFill>
                          <a:ln w="9525">
                            <a:solidFill>
                              <a:srgbClr val="000000"/>
                            </a:solidFill>
                            <a:miter lim="800000"/>
                            <a:headEnd/>
                            <a:tailEnd/>
                          </a:ln>
                        </wps:spPr>
                        <wps:txbx>
                          <w:txbxContent>
                            <w:p w14:paraId="686DFC76" w14:textId="67D98552" w:rsidR="00E51BB5" w:rsidRDefault="00E51BB5" w:rsidP="00E51BB5">
                              <w:r>
                                <w:t>A</w:t>
                              </w:r>
                              <w:r w:rsidR="00E7356A" w:rsidRPr="00E7356A">
                                <w:rPr>
                                  <w:noProof/>
                                </w:rPr>
                                <w:drawing>
                                  <wp:inline distT="0" distB="0" distL="0" distR="0" wp14:anchorId="1EDC8EA1" wp14:editId="3DC4F592">
                                    <wp:extent cx="158115" cy="131445"/>
                                    <wp:effectExtent l="0" t="0" r="0" b="1905"/>
                                    <wp:docPr id="390950458" name="Picture 2">
                                      <a:extLst xmlns:a="http://schemas.openxmlformats.org/drawingml/2006/main">
                                        <a:ext uri="{FF2B5EF4-FFF2-40B4-BE49-F238E27FC236}">
                                          <a16:creationId xmlns:a16="http://schemas.microsoft.com/office/drawing/2014/main" id="{8B08E2FE-196B-062F-1C49-F5E067E5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08E2FE-196B-062F-1C49-F5E067E51E27}"/>
                                                </a:ext>
                                              </a:extLst>
                                            </pic:cNvPr>
                                            <pic:cNvPicPr>
                                              <a:picLocks noChangeAspect="1"/>
                                            </pic:cNvPicPr>
                                          </pic:nvPicPr>
                                          <pic:blipFill>
                                            <a:blip r:embed="rId24"/>
                                            <a:stretch>
                                              <a:fillRect/>
                                            </a:stretch>
                                          </pic:blipFill>
                                          <pic:spPr>
                                            <a:xfrm>
                                              <a:off x="0" y="0"/>
                                              <a:ext cx="158115" cy="131445"/>
                                            </a:xfrm>
                                            <a:prstGeom prst="rect">
                                              <a:avLst/>
                                            </a:prstGeom>
                                          </pic:spPr>
                                        </pic:pic>
                                      </a:graphicData>
                                    </a:graphic>
                                  </wp:inline>
                                </w:drawing>
                              </w:r>
                              <w:r w:rsidRPr="00E51BB5">
                                <w:rPr>
                                  <w:noProof/>
                                </w:rPr>
                                <w:drawing>
                                  <wp:inline distT="0" distB="0" distL="0" distR="0" wp14:anchorId="35C7538B" wp14:editId="3ADCCF57">
                                    <wp:extent cx="158750" cy="130810"/>
                                    <wp:effectExtent l="0" t="0" r="0" b="2540"/>
                                    <wp:docPr id="2094328592"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C546F8C" id="Group 5" o:spid="_x0000_s1042" style="position:absolute;left:0;text-align:left;margin-left:14.25pt;margin-top:2.3pt;width:412.5pt;height:23.45pt;z-index:251645952;mso-width-relative:margin;mso-height-relative:margin" coordorigin="4099,25110" coordsize="56627,3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">
                <v:shape id="_x0000_s1043" type="#_x0000_t202" style="position:absolute;left:29332;top:25387;width:3121;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">
                  <v:textbox>
                    <w:txbxContent>
                      <w:p w14:paraId="5582ED97" w14:textId="77777777" w:rsidR="00E51BB5" w:rsidRDefault="00E51BB5" w:rsidP="00E51BB5">
                        <w:r>
                          <w:t>B</w:t>
                        </w:r>
                        <w:r w:rsidRPr="00E51BB5">
                          <w:rPr>
                            <w:noProof/>
                          </w:rPr>
                          <w:drawing>
                            <wp:inline distT="0" distB="0" distL="0" distR="0" wp14:anchorId="5F19353A" wp14:editId="651BCCF5">
                              <wp:extent cx="158750" cy="130810"/>
                              <wp:effectExtent l="0" t="0" r="0" b="2540"/>
                              <wp:docPr id="551445844"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v:shape id="_x0000_s1044" type="#_x0000_t202" style="position:absolute;left:57450;top:25387;width:3277;height:3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">
                  <v:textbox>
                    <w:txbxContent>
                      <w:p w14:paraId="65E991EC" w14:textId="4E335093" w:rsidR="00E51BB5" w:rsidRDefault="00E51BB5" w:rsidP="00E51BB5">
                        <w:r>
                          <w:t>C</w:t>
                        </w:r>
                        <w:r w:rsidRPr="00E51BB5">
                          <w:rPr>
                            <w:noProof/>
                          </w:rPr>
                          <w:drawing>
                            <wp:inline distT="0" distB="0" distL="0" distR="0" wp14:anchorId="494335ED" wp14:editId="327895B9">
                              <wp:extent cx="158750" cy="130810"/>
                              <wp:effectExtent l="0" t="0" r="0" b="2540"/>
                              <wp:docPr id="231003734"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v:shape id="_x0000_s1045" type="#_x0000_t202" style="position:absolute;left:4099;top:25110;width:2740;height:2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">
                  <v:textbox>
                    <w:txbxContent>
                      <w:p w14:paraId="686DFC76" w14:textId="67D98552" w:rsidR="00E51BB5" w:rsidRDefault="00E51BB5" w:rsidP="00E51BB5">
                        <w:r>
                          <w:t>A</w:t>
                        </w:r>
                        <w:r w:rsidR="00E7356A" w:rsidRPr="00E7356A">
                          <w:rPr>
                            <w:noProof/>
                          </w:rPr>
                          <w:drawing>
                            <wp:inline distT="0" distB="0" distL="0" distR="0" wp14:anchorId="1EDC8EA1" wp14:editId="3DC4F592">
                              <wp:extent cx="158115" cy="131445"/>
                              <wp:effectExtent l="0" t="0" r="0" b="1905"/>
                              <wp:docPr id="390950458" name="Picture 2">
                                <a:extLst xmlns:a="http://schemas.openxmlformats.org/drawingml/2006/main">
                                  <a:ext uri="{FF2B5EF4-FFF2-40B4-BE49-F238E27FC236}">
                                    <a16:creationId xmlns:a16="http://schemas.microsoft.com/office/drawing/2014/main" id="{8B08E2FE-196B-062F-1C49-F5E067E5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08E2FE-196B-062F-1C49-F5E067E51E27}"/>
                                          </a:ext>
                                        </a:extLst>
                                      </pic:cNvPr>
                                      <pic:cNvPicPr>
                                        <a:picLocks noChangeAspect="1"/>
                                      </pic:cNvPicPr>
                                    </pic:nvPicPr>
                                    <pic:blipFill>
                                      <a:blip r:embed="rId24"/>
                                      <a:stretch>
                                        <a:fillRect/>
                                      </a:stretch>
                                    </pic:blipFill>
                                    <pic:spPr>
                                      <a:xfrm>
                                        <a:off x="0" y="0"/>
                                        <a:ext cx="158115" cy="131445"/>
                                      </a:xfrm>
                                      <a:prstGeom prst="rect">
                                        <a:avLst/>
                                      </a:prstGeom>
                                    </pic:spPr>
                                  </pic:pic>
                                </a:graphicData>
                              </a:graphic>
                            </wp:inline>
                          </w:drawing>
                        </w:r>
                        <w:r w:rsidRPr="00E51BB5">
                          <w:rPr>
                            <w:noProof/>
                          </w:rPr>
                          <w:drawing>
                            <wp:inline distT="0" distB="0" distL="0" distR="0" wp14:anchorId="35C7538B" wp14:editId="3ADCCF57">
                              <wp:extent cx="158750" cy="130810"/>
                              <wp:effectExtent l="0" t="0" r="0" b="2540"/>
                              <wp:docPr id="2094328592"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v:group>
            </w:pict>
          </mc:Fallback>
        </mc:AlternateContent>
      </w:r>
      <w:bookmarkEnd w:id="9"/>
    </w:p>
    <w:p w14:paraId="2BD6C5BF" w14:textId="3DF71B8B" w:rsidR="00F62A10" w:rsidRDefault="00F62A10" w:rsidP="00D40636">
      <w:pPr>
        <w:pStyle w:val="Heading1"/>
        <w:rPr>
          <w:noProof/>
          <w14:ligatures w14:val="standardContextual"/>
        </w:rPr>
      </w:pPr>
    </w:p>
    <w:p w14:paraId="63B473FE" w14:textId="77777777" w:rsidR="00DD0A5F" w:rsidRDefault="00DD0A5F" w:rsidP="00DD0A5F"/>
    <w:p w14:paraId="409ACD8E" w14:textId="77777777" w:rsidR="00870C99" w:rsidRDefault="00870C99" w:rsidP="00CF0B23">
      <w:pPr>
        <w:pStyle w:val="Subtitle"/>
        <w:jc w:val="left"/>
        <w:rPr>
          <w:sz w:val="28"/>
          <w:szCs w:val="28"/>
        </w:rPr>
      </w:pPr>
    </w:p>
    <w:p w14:paraId="47CFE561" w14:textId="54FE7351" w:rsidR="00CF0B23" w:rsidRPr="00CF0B23" w:rsidRDefault="00974147" w:rsidP="00CF0B23">
      <w:pPr>
        <w:pStyle w:val="Subtitle"/>
        <w:jc w:val="left"/>
        <w:rPr>
          <w:sz w:val="28"/>
          <w:szCs w:val="28"/>
        </w:rPr>
      </w:pPr>
      <w:r w:rsidRPr="00974147">
        <w:rPr>
          <w:sz w:val="28"/>
          <w:szCs w:val="28"/>
        </w:rPr>
        <w:t>HL-Lipase and PMMA</w:t>
      </w:r>
    </w:p>
    <w:p w14:paraId="21F7C335" w14:textId="7EDBAFF5" w:rsidR="005A52E5" w:rsidRDefault="005A52E5" w:rsidP="005A52E5">
      <w:pPr>
        <w:rPr>
          <w:noProof/>
          <w14:ligatures w14:val="standardContextual"/>
        </w:rPr>
      </w:pPr>
      <w:r w:rsidRPr="005A52E5">
        <w:rPr>
          <w:noProof/>
          <w14:ligatures w14:val="standardContextual"/>
        </w:rPr>
        <w:t xml:space="preserve">Following the previous case study, the same analysis was performed for the HL-Lipase/PMMA system. The </w:t>
      </w:r>
      <w:r w:rsidR="00D7074E">
        <w:rPr>
          <w:noProof/>
          <w14:ligatures w14:val="standardContextual"/>
        </w:rPr>
        <w:t xml:space="preserve">MLP </w:t>
      </w:r>
      <w:hyperlink w:anchor="ref1" w:history="1">
        <w:r w:rsidR="007A1ECD" w:rsidRPr="00494EFB">
          <w:rPr>
            <w:rStyle w:val="Hyperlink"/>
            <w:noProof/>
            <w:vertAlign w:val="superscript"/>
            <w14:ligatures w14:val="standardContextual"/>
          </w:rPr>
          <w:t>[1-3]</w:t>
        </w:r>
      </w:hyperlink>
      <w:r w:rsidRPr="005A52E5">
        <w:rPr>
          <w:noProof/>
          <w14:ligatures w14:val="standardContextual"/>
        </w:rPr>
        <w:t xml:space="preserve"> surface of HL-Lipase revealed several hydrophobic patches distributed across the enzyme surface, including regions located around the substrate-binding pocket</w:t>
      </w:r>
      <w:r w:rsidR="00112FC9">
        <w:rPr>
          <w:noProof/>
          <w14:ligatures w14:val="standardContextual"/>
        </w:rPr>
        <w:t xml:space="preserve"> </w:t>
      </w:r>
      <w:r w:rsidR="0053751F">
        <w:rPr>
          <w:noProof/>
          <w14:ligatures w14:val="standardContextual"/>
        </w:rPr>
        <w:lastRenderedPageBreak/>
        <w:t>(</w:t>
      </w:r>
      <w:r w:rsidR="00CE1E32">
        <w:rPr>
          <w:noProof/>
          <w14:ligatures w14:val="standardContextual"/>
        </w:rPr>
        <w:fldChar w:fldCharType="begin"/>
      </w:r>
      <w:r w:rsidR="00CE1E32">
        <w:rPr>
          <w:noProof/>
          <w14:ligatures w14:val="standardContextual"/>
        </w:rPr>
        <w:instrText xml:space="preserve"> REF _Ref242494368 \h </w:instrText>
      </w:r>
      <w:r w:rsidR="00CE1E32">
        <w:rPr>
          <w:noProof/>
          <w14:ligatures w14:val="standardContextual"/>
        </w:rPr>
      </w:r>
      <w:r w:rsidR="00CE1E32">
        <w:rPr>
          <w:noProof/>
          <w14:ligatures w14:val="standardContextual"/>
        </w:rPr>
        <w:fldChar w:fldCharType="separate"/>
      </w:r>
      <w:r w:rsidR="00CE1E32">
        <w:t xml:space="preserve">Figure </w:t>
      </w:r>
      <w:r w:rsidR="00CE1E32">
        <w:rPr>
          <w:noProof/>
        </w:rPr>
        <w:t>4</w:t>
      </w:r>
      <w:r w:rsidR="00CE1E32">
        <w:rPr>
          <w:noProof/>
          <w14:ligatures w14:val="standardContextual"/>
        </w:rPr>
        <w:fldChar w:fldCharType="end"/>
      </w:r>
      <w:r w:rsidR="00112FC9">
        <w:rPr>
          <w:noProof/>
          <w14:ligatures w14:val="standardContextual"/>
        </w:rPr>
        <w:t>B</w:t>
      </w:r>
      <w:r w:rsidR="0053751F">
        <w:rPr>
          <w:noProof/>
          <w14:ligatures w14:val="standardContextual"/>
        </w:rPr>
        <w:t>)</w:t>
      </w:r>
      <w:r w:rsidRPr="005A52E5">
        <w:rPr>
          <w:noProof/>
          <w14:ligatures w14:val="standardContextual"/>
        </w:rPr>
        <w:t>. Upon docking, the lipophilic backbone of PMMA</w:t>
      </w:r>
      <w:r w:rsidR="00375D58">
        <w:rPr>
          <w:noProof/>
          <w14:ligatures w14:val="standardContextual"/>
        </w:rPr>
        <w:t xml:space="preserve"> (</w:t>
      </w:r>
      <w:r w:rsidR="00CE1E32">
        <w:rPr>
          <w:noProof/>
          <w14:ligatures w14:val="standardContextual"/>
        </w:rPr>
        <w:t>yellow</w:t>
      </w:r>
      <w:r w:rsidR="004E64D4">
        <w:rPr>
          <w:noProof/>
          <w14:ligatures w14:val="standardContextual"/>
        </w:rPr>
        <w:t xml:space="preserve">, </w:t>
      </w:r>
      <w:r w:rsidR="00CE1E32">
        <w:rPr>
          <w:noProof/>
          <w14:ligatures w14:val="standardContextual"/>
        </w:rPr>
        <w:fldChar w:fldCharType="begin"/>
      </w:r>
      <w:r w:rsidR="00CE1E32">
        <w:rPr>
          <w:noProof/>
          <w14:ligatures w14:val="standardContextual"/>
        </w:rPr>
        <w:instrText xml:space="preserve"> REF _Ref242494368 \h </w:instrText>
      </w:r>
      <w:r w:rsidR="00CE1E32">
        <w:rPr>
          <w:noProof/>
          <w14:ligatures w14:val="standardContextual"/>
        </w:rPr>
      </w:r>
      <w:r w:rsidR="00CE1E32">
        <w:rPr>
          <w:noProof/>
          <w14:ligatures w14:val="standardContextual"/>
        </w:rPr>
        <w:fldChar w:fldCharType="separate"/>
      </w:r>
      <w:r w:rsidR="00CE1E32">
        <w:t xml:space="preserve">Figure </w:t>
      </w:r>
      <w:r w:rsidR="00CE1E32">
        <w:rPr>
          <w:noProof/>
        </w:rPr>
        <w:t>4</w:t>
      </w:r>
      <w:r w:rsidR="00CE1E32">
        <w:rPr>
          <w:noProof/>
          <w14:ligatures w14:val="standardContextual"/>
        </w:rPr>
        <w:fldChar w:fldCharType="end"/>
      </w:r>
      <w:r w:rsidR="004D64D8">
        <w:rPr>
          <w:noProof/>
          <w14:ligatures w14:val="standardContextual"/>
        </w:rPr>
        <w:t xml:space="preserve">A and </w:t>
      </w:r>
      <w:r w:rsidR="00CE1E32">
        <w:rPr>
          <w:noProof/>
          <w14:ligatures w14:val="standardContextual"/>
        </w:rPr>
        <w:t>4</w:t>
      </w:r>
      <w:r w:rsidR="004D64D8">
        <w:rPr>
          <w:noProof/>
          <w14:ligatures w14:val="standardContextual"/>
        </w:rPr>
        <w:t>C</w:t>
      </w:r>
      <w:r w:rsidR="00375D58">
        <w:rPr>
          <w:noProof/>
          <w14:ligatures w14:val="standardContextual"/>
        </w:rPr>
        <w:t>)</w:t>
      </w:r>
      <w:r w:rsidRPr="005A52E5">
        <w:rPr>
          <w:noProof/>
          <w14:ligatures w14:val="standardContextual"/>
        </w:rPr>
        <w:t xml:space="preserve"> was found to occupy this pocket and interact with the surrounding hydrophobic residues. The observed overlap between the lipophilic surfaces of both molecules indicates a favorable degree of </w:t>
      </w:r>
      <w:r w:rsidR="005A48F8">
        <w:rPr>
          <w:noProof/>
          <w14:ligatures w14:val="standardContextual"/>
        </w:rPr>
        <w:t>lipophilic</w:t>
      </w:r>
      <w:r w:rsidRPr="005A52E5">
        <w:rPr>
          <w:noProof/>
          <w14:ligatures w14:val="standardContextual"/>
        </w:rPr>
        <w:t xml:space="preserve"> complementarity, supporting the proposed binding pose and the potential </w:t>
      </w:r>
      <w:r w:rsidR="00870C99" w:rsidRPr="008A78F5">
        <w:rPr>
          <w:noProof/>
          <w14:ligatures w14:val="standardContextual"/>
        </w:rPr>
        <w:drawing>
          <wp:anchor distT="0" distB="0" distL="114300" distR="114300" simplePos="0" relativeHeight="251654144" behindDoc="0" locked="0" layoutInCell="1" allowOverlap="1" wp14:anchorId="7C3F0E84" wp14:editId="3B9062FE">
            <wp:simplePos x="0" y="0"/>
            <wp:positionH relativeFrom="margin">
              <wp:posOffset>1663910</wp:posOffset>
            </wp:positionH>
            <wp:positionV relativeFrom="paragraph">
              <wp:posOffset>677663</wp:posOffset>
            </wp:positionV>
            <wp:extent cx="2232454" cy="2049429"/>
            <wp:effectExtent l="0" t="0" r="0" b="8255"/>
            <wp:wrapNone/>
            <wp:docPr id="162806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65582" name=""/>
                    <pic:cNvPicPr/>
                  </pic:nvPicPr>
                  <pic:blipFill>
                    <a:blip r:embed="rId2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232454" cy="2049429"/>
                    </a:xfrm>
                    <a:prstGeom prst="rect">
                      <a:avLst/>
                    </a:prstGeom>
                  </pic:spPr>
                </pic:pic>
              </a:graphicData>
            </a:graphic>
            <wp14:sizeRelH relativeFrom="margin">
              <wp14:pctWidth>0</wp14:pctWidth>
            </wp14:sizeRelH>
            <wp14:sizeRelV relativeFrom="margin">
              <wp14:pctHeight>0</wp14:pctHeight>
            </wp14:sizeRelV>
          </wp:anchor>
        </w:drawing>
      </w:r>
      <w:r w:rsidRPr="005A52E5">
        <w:rPr>
          <w:noProof/>
          <w14:ligatures w14:val="standardContextual"/>
        </w:rPr>
        <w:t>role of hydrophobic interactions in substrate recognition.</w:t>
      </w:r>
    </w:p>
    <w:p w14:paraId="0945AA6E" w14:textId="2A698019" w:rsidR="00D233B0" w:rsidRDefault="006E0847" w:rsidP="005A52E5">
      <w:pPr>
        <w:rPr>
          <w:noProof/>
          <w14:ligatures w14:val="standardContextual"/>
        </w:rPr>
      </w:pPr>
      <w:r w:rsidRPr="00FD264E">
        <w:rPr>
          <w:noProof/>
          <w14:ligatures w14:val="standardContextual"/>
        </w:rPr>
        <w:drawing>
          <wp:anchor distT="0" distB="0" distL="114300" distR="114300" simplePos="0" relativeHeight="251665408" behindDoc="0" locked="0" layoutInCell="1" allowOverlap="1" wp14:anchorId="3FC50307" wp14:editId="44E8B1F4">
            <wp:simplePos x="0" y="0"/>
            <wp:positionH relativeFrom="column">
              <wp:posOffset>3969831</wp:posOffset>
            </wp:positionH>
            <wp:positionV relativeFrom="paragraph">
              <wp:posOffset>8255</wp:posOffset>
            </wp:positionV>
            <wp:extent cx="2033240" cy="1878227"/>
            <wp:effectExtent l="0" t="0" r="5715" b="8255"/>
            <wp:wrapNone/>
            <wp:docPr id="127548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8933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33240" cy="1878227"/>
                    </a:xfrm>
                    <a:prstGeom prst="rect">
                      <a:avLst/>
                    </a:prstGeom>
                  </pic:spPr>
                </pic:pic>
              </a:graphicData>
            </a:graphic>
            <wp14:sizeRelH relativeFrom="margin">
              <wp14:pctWidth>0</wp14:pctWidth>
            </wp14:sizeRelH>
            <wp14:sizeRelV relativeFrom="margin">
              <wp14:pctHeight>0</wp14:pctHeight>
            </wp14:sizeRelV>
          </wp:anchor>
        </w:drawing>
      </w:r>
    </w:p>
    <w:p w14:paraId="551A108A" w14:textId="2C640D75" w:rsidR="00D233B0" w:rsidRDefault="00870C99" w:rsidP="005A52E5">
      <w:pPr>
        <w:rPr>
          <w:noProof/>
          <w14:ligatures w14:val="standardContextual"/>
        </w:rPr>
      </w:pPr>
      <w:r w:rsidRPr="00E40355">
        <w:rPr>
          <w:noProof/>
          <w14:ligatures w14:val="standardContextual"/>
        </w:rPr>
        <w:drawing>
          <wp:anchor distT="0" distB="0" distL="114300" distR="114300" simplePos="0" relativeHeight="251655168" behindDoc="0" locked="0" layoutInCell="1" allowOverlap="1" wp14:anchorId="619DF0C4" wp14:editId="48ACDEA5">
            <wp:simplePos x="0" y="0"/>
            <wp:positionH relativeFrom="margin">
              <wp:posOffset>434340</wp:posOffset>
            </wp:positionH>
            <wp:positionV relativeFrom="paragraph">
              <wp:posOffset>27305</wp:posOffset>
            </wp:positionV>
            <wp:extent cx="1177925" cy="1483360"/>
            <wp:effectExtent l="0" t="0" r="3175" b="2540"/>
            <wp:wrapNone/>
            <wp:docPr id="113744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47341" name=""/>
                    <pic:cNvPicPr/>
                  </pic:nvPicPr>
                  <pic:blipFill>
                    <a:blip r:embed="rId27">
                      <a:extLst>
                        <a:ext uri="{28A0092B-C50C-407E-A947-70E740481C1C}">
                          <a14:useLocalDpi xmlns:a14="http://schemas.microsoft.com/office/drawing/2010/main" val="0"/>
                        </a:ext>
                      </a:extLst>
                    </a:blip>
                    <a:stretch>
                      <a:fillRect/>
                    </a:stretch>
                  </pic:blipFill>
                  <pic:spPr>
                    <a:xfrm>
                      <a:off x="0" y="0"/>
                      <a:ext cx="1177925" cy="1483360"/>
                    </a:xfrm>
                    <a:prstGeom prst="rect">
                      <a:avLst/>
                    </a:prstGeom>
                  </pic:spPr>
                </pic:pic>
              </a:graphicData>
            </a:graphic>
            <wp14:sizeRelH relativeFrom="margin">
              <wp14:pctWidth>0</wp14:pctWidth>
            </wp14:sizeRelH>
            <wp14:sizeRelV relativeFrom="margin">
              <wp14:pctHeight>0</wp14:pctHeight>
            </wp14:sizeRelV>
          </wp:anchor>
        </w:drawing>
      </w:r>
    </w:p>
    <w:p w14:paraId="733A3463" w14:textId="7FE075B8" w:rsidR="00D233B0" w:rsidRPr="005A52E5" w:rsidRDefault="00D233B0" w:rsidP="005A52E5">
      <w:pPr>
        <w:rPr>
          <w:noProof/>
          <w14:ligatures w14:val="standardContextual"/>
        </w:rPr>
      </w:pPr>
    </w:p>
    <w:p w14:paraId="1F7C8712" w14:textId="4D47831C" w:rsidR="00D129A9" w:rsidRDefault="00D129A9" w:rsidP="00974147">
      <w:pPr>
        <w:rPr>
          <w:noProof/>
          <w14:ligatures w14:val="standardContextual"/>
        </w:rPr>
      </w:pPr>
    </w:p>
    <w:p w14:paraId="1D5F53EB" w14:textId="78B373D7" w:rsidR="00D129A9" w:rsidRDefault="00D129A9" w:rsidP="00974147">
      <w:pPr>
        <w:rPr>
          <w:noProof/>
          <w14:ligatures w14:val="standardContextual"/>
        </w:rPr>
      </w:pPr>
    </w:p>
    <w:p w14:paraId="74EC4973" w14:textId="27C20EC8" w:rsidR="00D129A9" w:rsidRDefault="00D129A9" w:rsidP="00974147">
      <w:pPr>
        <w:rPr>
          <w:noProof/>
          <w14:ligatures w14:val="standardContextual"/>
        </w:rPr>
      </w:pPr>
    </w:p>
    <w:p w14:paraId="495BFFE2" w14:textId="008F66BC" w:rsidR="00DD0A5F" w:rsidRDefault="00DD0A5F" w:rsidP="00974147">
      <w:pPr>
        <w:rPr>
          <w:noProof/>
          <w14:ligatures w14:val="standardContextual"/>
        </w:rPr>
      </w:pPr>
    </w:p>
    <w:p w14:paraId="31FC6844" w14:textId="3A1DBE5C" w:rsidR="00DD0A5F" w:rsidRDefault="00DD0A5F" w:rsidP="00974147">
      <w:pPr>
        <w:rPr>
          <w:noProof/>
          <w14:ligatures w14:val="standardContextual"/>
        </w:rPr>
      </w:pPr>
    </w:p>
    <w:p w14:paraId="09AAC172" w14:textId="5E72650B" w:rsidR="00DD0A5F" w:rsidRDefault="00DD0A5F" w:rsidP="00974147">
      <w:pPr>
        <w:rPr>
          <w:noProof/>
          <w14:ligatures w14:val="standardContextual"/>
        </w:rPr>
      </w:pPr>
    </w:p>
    <w:p w14:paraId="06C39311" w14:textId="31D16E1B" w:rsidR="00DD0A5F" w:rsidRDefault="00DD0A5F" w:rsidP="00974147">
      <w:pPr>
        <w:rPr>
          <w:noProof/>
          <w14:ligatures w14:val="standardContextual"/>
        </w:rPr>
      </w:pPr>
    </w:p>
    <w:p w14:paraId="10E04035" w14:textId="7B10176C" w:rsidR="00DD0A5F" w:rsidRDefault="00DD0A5F" w:rsidP="00974147">
      <w:pPr>
        <w:rPr>
          <w:noProof/>
          <w14:ligatures w14:val="standardContextual"/>
        </w:rPr>
      </w:pPr>
    </w:p>
    <w:p w14:paraId="140A4C50" w14:textId="13C0693E" w:rsidR="00DD0A5F" w:rsidRDefault="00A62662" w:rsidP="00974147">
      <w:pPr>
        <w:rPr>
          <w:noProof/>
          <w14:ligatures w14:val="standardContextual"/>
        </w:rPr>
      </w:pPr>
      <w:r>
        <w:rPr>
          <w:noProof/>
          <w14:ligatures w14:val="standardContextual"/>
        </w:rPr>
        <mc:AlternateContent>
          <mc:Choice Requires="wpg">
            <w:drawing>
              <wp:anchor distT="0" distB="0" distL="114300" distR="114300" simplePos="0" relativeHeight="251646976" behindDoc="0" locked="0" layoutInCell="1" allowOverlap="1" wp14:anchorId="51D18B64" wp14:editId="153FA1E0">
                <wp:simplePos x="0" y="0"/>
                <wp:positionH relativeFrom="page">
                  <wp:posOffset>1771135</wp:posOffset>
                </wp:positionH>
                <wp:positionV relativeFrom="paragraph">
                  <wp:posOffset>59054</wp:posOffset>
                </wp:positionV>
                <wp:extent cx="4434188" cy="353882"/>
                <wp:effectExtent l="0" t="0" r="24130" b="27305"/>
                <wp:wrapNone/>
                <wp:docPr id="707362123" name="Group 30"/>
                <wp:cNvGraphicFramePr/>
                <a:graphic xmlns:a="http://schemas.openxmlformats.org/drawingml/2006/main">
                  <a:graphicData uri="http://schemas.microsoft.com/office/word/2010/wordprocessingGroup">
                    <wpg:wgp>
                      <wpg:cNvGrpSpPr/>
                      <wpg:grpSpPr>
                        <a:xfrm>
                          <a:off x="0" y="0"/>
                          <a:ext cx="4434188" cy="353882"/>
                          <a:chOff x="1203481" y="1661540"/>
                          <a:chExt cx="3579697" cy="321930"/>
                        </a:xfrm>
                      </wpg:grpSpPr>
                      <wpg:grpSp>
                        <wpg:cNvPr id="710395904" name="Group 8"/>
                        <wpg:cNvGrpSpPr/>
                        <wpg:grpSpPr>
                          <a:xfrm>
                            <a:off x="1203481" y="1661540"/>
                            <a:ext cx="1689684" cy="284158"/>
                            <a:chOff x="2985817" y="2503102"/>
                            <a:chExt cx="2242438" cy="415611"/>
                          </a:xfrm>
                        </wpg:grpSpPr>
                        <wps:wsp>
                          <wps:cNvPr id="494767525" name="Text Box 2"/>
                          <wps:cNvSpPr txBox="1">
                            <a:spLocks noChangeArrowheads="1"/>
                          </wps:cNvSpPr>
                          <wps:spPr bwMode="auto">
                            <a:xfrm>
                              <a:off x="2985817" y="2503102"/>
                              <a:ext cx="348296" cy="365411"/>
                            </a:xfrm>
                            <a:prstGeom prst="rect">
                              <a:avLst/>
                            </a:prstGeom>
                            <a:solidFill>
                              <a:srgbClr val="FFFFFF"/>
                            </a:solidFill>
                            <a:ln w="9525">
                              <a:solidFill>
                                <a:srgbClr val="000000"/>
                              </a:solidFill>
                              <a:miter lim="800000"/>
                              <a:headEnd/>
                              <a:tailEnd/>
                            </a:ln>
                          </wps:spPr>
                          <wps:txbx>
                            <w:txbxContent>
                              <w:p w14:paraId="52A42D40" w14:textId="77777777" w:rsidR="00E7356A" w:rsidRDefault="00E7356A" w:rsidP="00E7356A">
                                <w:r>
                                  <w:t>A</w:t>
                                </w:r>
                                <w:r w:rsidRPr="00E7356A">
                                  <w:rPr>
                                    <w:noProof/>
                                  </w:rPr>
                                  <w:drawing>
                                    <wp:inline distT="0" distB="0" distL="0" distR="0" wp14:anchorId="74AA28AB" wp14:editId="3EE71930">
                                      <wp:extent cx="158115" cy="131445"/>
                                      <wp:effectExtent l="0" t="0" r="0" b="1905"/>
                                      <wp:docPr id="713721381" name="Picture 2">
                                        <a:extLst xmlns:a="http://schemas.openxmlformats.org/drawingml/2006/main">
                                          <a:ext uri="{FF2B5EF4-FFF2-40B4-BE49-F238E27FC236}">
                                            <a16:creationId xmlns:a16="http://schemas.microsoft.com/office/drawing/2014/main" id="{8B08E2FE-196B-062F-1C49-F5E067E5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08E2FE-196B-062F-1C49-F5E067E51E27}"/>
                                                  </a:ext>
                                                </a:extLst>
                                              </pic:cNvPr>
                                              <pic:cNvPicPr>
                                                <a:picLocks noChangeAspect="1"/>
                                              </pic:cNvPicPr>
                                            </pic:nvPicPr>
                                            <pic:blipFill>
                                              <a:blip r:embed="rId24"/>
                                              <a:stretch>
                                                <a:fillRect/>
                                              </a:stretch>
                                            </pic:blipFill>
                                            <pic:spPr>
                                              <a:xfrm>
                                                <a:off x="0" y="0"/>
                                                <a:ext cx="158115" cy="131445"/>
                                              </a:xfrm>
                                              <a:prstGeom prst="rect">
                                                <a:avLst/>
                                              </a:prstGeom>
                                            </pic:spPr>
                                          </pic:pic>
                                        </a:graphicData>
                                      </a:graphic>
                                    </wp:inline>
                                  </w:drawing>
                                </w:r>
                                <w:r w:rsidRPr="00E51BB5">
                                  <w:rPr>
                                    <w:noProof/>
                                  </w:rPr>
                                  <w:drawing>
                                    <wp:inline distT="0" distB="0" distL="0" distR="0" wp14:anchorId="42BE2406" wp14:editId="1378CF00">
                                      <wp:extent cx="158750" cy="130810"/>
                                      <wp:effectExtent l="0" t="0" r="0" b="2540"/>
                                      <wp:docPr id="1660014990"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s:wsp>
                          <wps:cNvPr id="123917541" name="Text Box 2"/>
                          <wps:cNvSpPr txBox="1">
                            <a:spLocks noChangeArrowheads="1"/>
                          </wps:cNvSpPr>
                          <wps:spPr bwMode="auto">
                            <a:xfrm>
                              <a:off x="4877742" y="2564702"/>
                              <a:ext cx="350513" cy="354011"/>
                            </a:xfrm>
                            <a:prstGeom prst="rect">
                              <a:avLst/>
                            </a:prstGeom>
                            <a:solidFill>
                              <a:srgbClr val="FFFFFF"/>
                            </a:solidFill>
                            <a:ln w="9525">
                              <a:solidFill>
                                <a:srgbClr val="000000"/>
                              </a:solidFill>
                              <a:miter lim="800000"/>
                              <a:headEnd/>
                              <a:tailEnd/>
                            </a:ln>
                          </wps:spPr>
                          <wps:txbx>
                            <w:txbxContent>
                              <w:p w14:paraId="68F7AD07" w14:textId="50650C53" w:rsidR="00E7356A" w:rsidRDefault="00E7356A" w:rsidP="00E7356A">
                                <w:r>
                                  <w:t>B</w:t>
                                </w:r>
                                <w:r w:rsidRPr="00E7356A">
                                  <w:rPr>
                                    <w:noProof/>
                                  </w:rPr>
                                  <w:drawing>
                                    <wp:inline distT="0" distB="0" distL="0" distR="0" wp14:anchorId="596CD1E3" wp14:editId="3EBCD8B8">
                                      <wp:extent cx="158115" cy="131445"/>
                                      <wp:effectExtent l="0" t="0" r="0" b="1905"/>
                                      <wp:docPr id="1419362496" name="Picture 2">
                                        <a:extLst xmlns:a="http://schemas.openxmlformats.org/drawingml/2006/main">
                                          <a:ext uri="{FF2B5EF4-FFF2-40B4-BE49-F238E27FC236}">
                                            <a16:creationId xmlns:a16="http://schemas.microsoft.com/office/drawing/2014/main" id="{8B08E2FE-196B-062F-1C49-F5E067E5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08E2FE-196B-062F-1C49-F5E067E51E27}"/>
                                                  </a:ext>
                                                </a:extLst>
                                              </pic:cNvPr>
                                              <pic:cNvPicPr>
                                                <a:picLocks noChangeAspect="1"/>
                                              </pic:cNvPicPr>
                                            </pic:nvPicPr>
                                            <pic:blipFill>
                                              <a:blip r:embed="rId24"/>
                                              <a:stretch>
                                                <a:fillRect/>
                                              </a:stretch>
                                            </pic:blipFill>
                                            <pic:spPr>
                                              <a:xfrm>
                                                <a:off x="0" y="0"/>
                                                <a:ext cx="158115" cy="131445"/>
                                              </a:xfrm>
                                              <a:prstGeom prst="rect">
                                                <a:avLst/>
                                              </a:prstGeom>
                                            </pic:spPr>
                                          </pic:pic>
                                        </a:graphicData>
                                      </a:graphic>
                                    </wp:inline>
                                  </w:drawing>
                                </w:r>
                                <w:r w:rsidRPr="00E51BB5">
                                  <w:rPr>
                                    <w:noProof/>
                                  </w:rPr>
                                  <w:drawing>
                                    <wp:inline distT="0" distB="0" distL="0" distR="0" wp14:anchorId="6DD2D552" wp14:editId="4C4E99C2">
                                      <wp:extent cx="158750" cy="130810"/>
                                      <wp:effectExtent l="0" t="0" r="0" b="2540"/>
                                      <wp:docPr id="549729196"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g:grpSp>
                      <wps:wsp>
                        <wps:cNvPr id="874975398" name="Text Box 2"/>
                        <wps:cNvSpPr txBox="1">
                          <a:spLocks noChangeArrowheads="1"/>
                        </wps:cNvSpPr>
                        <wps:spPr bwMode="auto">
                          <a:xfrm>
                            <a:off x="4519056" y="1741368"/>
                            <a:ext cx="264122" cy="242102"/>
                          </a:xfrm>
                          <a:prstGeom prst="rect">
                            <a:avLst/>
                          </a:prstGeom>
                          <a:solidFill>
                            <a:srgbClr val="FFFFFF"/>
                          </a:solidFill>
                          <a:ln w="9525">
                            <a:solidFill>
                              <a:srgbClr val="000000"/>
                            </a:solidFill>
                            <a:miter lim="800000"/>
                            <a:headEnd/>
                            <a:tailEnd/>
                          </a:ln>
                        </wps:spPr>
                        <wps:txbx>
                          <w:txbxContent>
                            <w:p w14:paraId="7543C470" w14:textId="22758F79" w:rsidR="00F77AB7" w:rsidRDefault="00F77AB7" w:rsidP="00F77AB7">
                              <w:r>
                                <w:t>C</w:t>
                              </w:r>
                              <w:r w:rsidRPr="00E7356A">
                                <w:rPr>
                                  <w:noProof/>
                                </w:rPr>
                                <w:drawing>
                                  <wp:inline distT="0" distB="0" distL="0" distR="0" wp14:anchorId="3682899C" wp14:editId="48E600A2">
                                    <wp:extent cx="158115" cy="131445"/>
                                    <wp:effectExtent l="0" t="0" r="0" b="1905"/>
                                    <wp:docPr id="1750407941" name="Picture 2">
                                      <a:extLst xmlns:a="http://schemas.openxmlformats.org/drawingml/2006/main">
                                        <a:ext uri="{FF2B5EF4-FFF2-40B4-BE49-F238E27FC236}">
                                          <a16:creationId xmlns:a16="http://schemas.microsoft.com/office/drawing/2014/main" id="{8B08E2FE-196B-062F-1C49-F5E067E5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08E2FE-196B-062F-1C49-F5E067E51E27}"/>
                                                </a:ext>
                                              </a:extLst>
                                            </pic:cNvPr>
                                            <pic:cNvPicPr>
                                              <a:picLocks noChangeAspect="1"/>
                                            </pic:cNvPicPr>
                                          </pic:nvPicPr>
                                          <pic:blipFill>
                                            <a:blip r:embed="rId24"/>
                                            <a:stretch>
                                              <a:fillRect/>
                                            </a:stretch>
                                          </pic:blipFill>
                                          <pic:spPr>
                                            <a:xfrm>
                                              <a:off x="0" y="0"/>
                                              <a:ext cx="158115" cy="131445"/>
                                            </a:xfrm>
                                            <a:prstGeom prst="rect">
                                              <a:avLst/>
                                            </a:prstGeom>
                                          </pic:spPr>
                                        </pic:pic>
                                      </a:graphicData>
                                    </a:graphic>
                                  </wp:inline>
                                </w:drawing>
                              </w:r>
                              <w:r w:rsidRPr="00E51BB5">
                                <w:rPr>
                                  <w:noProof/>
                                </w:rPr>
                                <w:drawing>
                                  <wp:inline distT="0" distB="0" distL="0" distR="0" wp14:anchorId="3AB33453" wp14:editId="07EB1618">
                                    <wp:extent cx="158750" cy="130810"/>
                                    <wp:effectExtent l="0" t="0" r="0" b="2540"/>
                                    <wp:docPr id="1907138458"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1D18B64" id="Group 30" o:spid="_x0000_s1046" style="position:absolute;left:0;text-align:left;margin-left:139.45pt;margin-top:4.65pt;width:349.15pt;height:27.85pt;z-index:251646976;mso-position-horizontal-relative:page;mso-width-relative:margin;mso-height-relative:margin" coordorigin="12034,16615" coordsize="35796,3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">
                <v:group id="Group 8" o:spid="_x0000_s1047" style="position:absolute;left:12034;top:16615;width:16897;height:2841" coordorigin="29858,25031" coordsize="22424,4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">
                  <v:shape id="_x0000_s1048" type="#_x0000_t202" style="position:absolute;left:29858;top:25031;width:3483;height:3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">
                    <v:textbox>
                      <w:txbxContent>
                        <w:p w14:paraId="52A42D40" w14:textId="77777777" w:rsidR="00E7356A" w:rsidRDefault="00E7356A" w:rsidP="00E7356A">
                          <w:r>
                            <w:t>A</w:t>
                          </w:r>
                          <w:r w:rsidRPr="00E7356A">
                            <w:rPr>
                              <w:noProof/>
                            </w:rPr>
                            <w:drawing>
                              <wp:inline distT="0" distB="0" distL="0" distR="0" wp14:anchorId="74AA28AB" wp14:editId="3EE71930">
                                <wp:extent cx="158115" cy="131445"/>
                                <wp:effectExtent l="0" t="0" r="0" b="1905"/>
                                <wp:docPr id="713721381" name="Picture 2">
                                  <a:extLst xmlns:a="http://schemas.openxmlformats.org/drawingml/2006/main">
                                    <a:ext uri="{FF2B5EF4-FFF2-40B4-BE49-F238E27FC236}">
                                      <a16:creationId xmlns:a16="http://schemas.microsoft.com/office/drawing/2014/main" id="{8B08E2FE-196B-062F-1C49-F5E067E5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08E2FE-196B-062F-1C49-F5E067E51E27}"/>
                                            </a:ext>
                                          </a:extLst>
                                        </pic:cNvPr>
                                        <pic:cNvPicPr>
                                          <a:picLocks noChangeAspect="1"/>
                                        </pic:cNvPicPr>
                                      </pic:nvPicPr>
                                      <pic:blipFill>
                                        <a:blip r:embed="rId24"/>
                                        <a:stretch>
                                          <a:fillRect/>
                                        </a:stretch>
                                      </pic:blipFill>
                                      <pic:spPr>
                                        <a:xfrm>
                                          <a:off x="0" y="0"/>
                                          <a:ext cx="158115" cy="131445"/>
                                        </a:xfrm>
                                        <a:prstGeom prst="rect">
                                          <a:avLst/>
                                        </a:prstGeom>
                                      </pic:spPr>
                                    </pic:pic>
                                  </a:graphicData>
                                </a:graphic>
                              </wp:inline>
                            </w:drawing>
                          </w:r>
                          <w:r w:rsidRPr="00E51BB5">
                            <w:rPr>
                              <w:noProof/>
                            </w:rPr>
                            <w:drawing>
                              <wp:inline distT="0" distB="0" distL="0" distR="0" wp14:anchorId="42BE2406" wp14:editId="1378CF00">
                                <wp:extent cx="158750" cy="130810"/>
                                <wp:effectExtent l="0" t="0" r="0" b="2540"/>
                                <wp:docPr id="1660014990"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v:shape id="_x0000_s1049" type="#_x0000_t202" style="position:absolute;left:48777;top:25647;width:3505;height:3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">
                    <v:textbox>
                      <w:txbxContent>
                        <w:p w14:paraId="68F7AD07" w14:textId="50650C53" w:rsidR="00E7356A" w:rsidRDefault="00E7356A" w:rsidP="00E7356A">
                          <w:r>
                            <w:t>B</w:t>
                          </w:r>
                          <w:r w:rsidRPr="00E7356A">
                            <w:rPr>
                              <w:noProof/>
                            </w:rPr>
                            <w:drawing>
                              <wp:inline distT="0" distB="0" distL="0" distR="0" wp14:anchorId="596CD1E3" wp14:editId="3EBCD8B8">
                                <wp:extent cx="158115" cy="131445"/>
                                <wp:effectExtent l="0" t="0" r="0" b="1905"/>
                                <wp:docPr id="1419362496" name="Picture 2">
                                  <a:extLst xmlns:a="http://schemas.openxmlformats.org/drawingml/2006/main">
                                    <a:ext uri="{FF2B5EF4-FFF2-40B4-BE49-F238E27FC236}">
                                      <a16:creationId xmlns:a16="http://schemas.microsoft.com/office/drawing/2014/main" id="{8B08E2FE-196B-062F-1C49-F5E067E5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08E2FE-196B-062F-1C49-F5E067E51E27}"/>
                                            </a:ext>
                                          </a:extLst>
                                        </pic:cNvPr>
                                        <pic:cNvPicPr>
                                          <a:picLocks noChangeAspect="1"/>
                                        </pic:cNvPicPr>
                                      </pic:nvPicPr>
                                      <pic:blipFill>
                                        <a:blip r:embed="rId24"/>
                                        <a:stretch>
                                          <a:fillRect/>
                                        </a:stretch>
                                      </pic:blipFill>
                                      <pic:spPr>
                                        <a:xfrm>
                                          <a:off x="0" y="0"/>
                                          <a:ext cx="158115" cy="131445"/>
                                        </a:xfrm>
                                        <a:prstGeom prst="rect">
                                          <a:avLst/>
                                        </a:prstGeom>
                                      </pic:spPr>
                                    </pic:pic>
                                  </a:graphicData>
                                </a:graphic>
                              </wp:inline>
                            </w:drawing>
                          </w:r>
                          <w:r w:rsidRPr="00E51BB5">
                            <w:rPr>
                              <w:noProof/>
                            </w:rPr>
                            <w:drawing>
                              <wp:inline distT="0" distB="0" distL="0" distR="0" wp14:anchorId="6DD2D552" wp14:editId="4C4E99C2">
                                <wp:extent cx="158750" cy="130810"/>
                                <wp:effectExtent l="0" t="0" r="0" b="2540"/>
                                <wp:docPr id="549729196"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v:group>
                <v:shape id="_x0000_s1050" type="#_x0000_t202" style="position:absolute;left:45190;top:17413;width:2641;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">
                  <v:textbox>
                    <w:txbxContent>
                      <w:p w14:paraId="7543C470" w14:textId="22758F79" w:rsidR="00F77AB7" w:rsidRDefault="00F77AB7" w:rsidP="00F77AB7">
                        <w:r>
                          <w:t>C</w:t>
                        </w:r>
                        <w:r w:rsidRPr="00E7356A">
                          <w:rPr>
                            <w:noProof/>
                          </w:rPr>
                          <w:drawing>
                            <wp:inline distT="0" distB="0" distL="0" distR="0" wp14:anchorId="3682899C" wp14:editId="48E600A2">
                              <wp:extent cx="158115" cy="131445"/>
                              <wp:effectExtent l="0" t="0" r="0" b="1905"/>
                              <wp:docPr id="1750407941" name="Picture 2">
                                <a:extLst xmlns:a="http://schemas.openxmlformats.org/drawingml/2006/main">
                                  <a:ext uri="{FF2B5EF4-FFF2-40B4-BE49-F238E27FC236}">
                                    <a16:creationId xmlns:a16="http://schemas.microsoft.com/office/drawing/2014/main" id="{8B08E2FE-196B-062F-1C49-F5E067E5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08E2FE-196B-062F-1C49-F5E067E51E27}"/>
                                          </a:ext>
                                        </a:extLst>
                                      </pic:cNvPr>
                                      <pic:cNvPicPr>
                                        <a:picLocks noChangeAspect="1"/>
                                      </pic:cNvPicPr>
                                    </pic:nvPicPr>
                                    <pic:blipFill>
                                      <a:blip r:embed="rId24"/>
                                      <a:stretch>
                                        <a:fillRect/>
                                      </a:stretch>
                                    </pic:blipFill>
                                    <pic:spPr>
                                      <a:xfrm>
                                        <a:off x="0" y="0"/>
                                        <a:ext cx="158115" cy="131445"/>
                                      </a:xfrm>
                                      <a:prstGeom prst="rect">
                                        <a:avLst/>
                                      </a:prstGeom>
                                    </pic:spPr>
                                  </pic:pic>
                                </a:graphicData>
                              </a:graphic>
                            </wp:inline>
                          </w:drawing>
                        </w:r>
                        <w:r w:rsidRPr="00E51BB5">
                          <w:rPr>
                            <w:noProof/>
                          </w:rPr>
                          <w:drawing>
                            <wp:inline distT="0" distB="0" distL="0" distR="0" wp14:anchorId="3AB33453" wp14:editId="07EB1618">
                              <wp:extent cx="158750" cy="130810"/>
                              <wp:effectExtent l="0" t="0" r="0" b="2540"/>
                              <wp:docPr id="1907138458"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w10:wrap anchorx="page"/>
              </v:group>
            </w:pict>
          </mc:Fallback>
        </mc:AlternateContent>
      </w:r>
    </w:p>
    <w:p w14:paraId="275F9C53" w14:textId="052670C9" w:rsidR="00DD0A5F" w:rsidRDefault="00870C99" w:rsidP="00974147">
      <w:pPr>
        <w:rPr>
          <w:noProof/>
          <w14:ligatures w14:val="standardContextual"/>
        </w:rPr>
      </w:pPr>
      <w:bookmarkStart w:id="12" w:name="_Toc242640893"/>
      <w:r>
        <w:rPr>
          <w:noProof/>
        </w:rPr>
        <mc:AlternateContent>
          <mc:Choice Requires="wps">
            <w:drawing>
              <wp:anchor distT="0" distB="0" distL="114300" distR="114300" simplePos="0" relativeHeight="251636736" behindDoc="0" locked="0" layoutInCell="1" allowOverlap="1" wp14:anchorId="654E2C23" wp14:editId="601773D7">
                <wp:simplePos x="0" y="0"/>
                <wp:positionH relativeFrom="margin">
                  <wp:posOffset>-358985</wp:posOffset>
                </wp:positionH>
                <wp:positionV relativeFrom="paragraph">
                  <wp:posOffset>203669</wp:posOffset>
                </wp:positionV>
                <wp:extent cx="6700914" cy="841472"/>
                <wp:effectExtent l="0" t="0" r="5080" b="0"/>
                <wp:wrapNone/>
                <wp:docPr id="159362512" name="Text Box 1"/>
                <wp:cNvGraphicFramePr/>
                <a:graphic xmlns:a="http://schemas.openxmlformats.org/drawingml/2006/main">
                  <a:graphicData uri="http://schemas.microsoft.com/office/word/2010/wordprocessingShape">
                    <wps:wsp>
                      <wps:cNvSpPr txBox="1"/>
                      <wps:spPr>
                        <a:xfrm>
                          <a:off x="0" y="0"/>
                          <a:ext cx="6700914" cy="841472"/>
                        </a:xfrm>
                        <a:prstGeom prst="rect">
                          <a:avLst/>
                        </a:prstGeom>
                        <a:solidFill>
                          <a:prstClr val="white"/>
                        </a:solidFill>
                        <a:ln>
                          <a:noFill/>
                        </a:ln>
                      </wps:spPr>
                      <wps:txbx>
                        <w:txbxContent>
                          <w:p w14:paraId="514D4404" w14:textId="10F15E04" w:rsidR="0056615F" w:rsidRPr="009A18D3" w:rsidRDefault="0056615F" w:rsidP="0056615F">
                            <w:pPr>
                              <w:pStyle w:val="Caption"/>
                            </w:pPr>
                            <w:bookmarkStart w:id="13" w:name="_Ref242494368"/>
                            <w:r>
                              <w:t xml:space="preserve">Figure </w:t>
                            </w:r>
                            <w:fldSimple w:instr=" SEQ Figure \* ARABIC ">
                              <w:r w:rsidR="003E6B45">
                                <w:rPr>
                                  <w:noProof/>
                                </w:rPr>
                                <w:t>4</w:t>
                              </w:r>
                            </w:fldSimple>
                            <w:bookmarkEnd w:id="13"/>
                            <w:r w:rsidR="008C44FB">
                              <w:rPr>
                                <w:noProof/>
                              </w:rPr>
                              <w:t>.</w:t>
                            </w:r>
                            <w:r w:rsidRPr="00634065">
                              <w:t xml:space="preserve"> </w:t>
                            </w:r>
                            <w:r w:rsidR="008F37C5">
                              <w:t>MLP</w:t>
                            </w:r>
                            <w:r w:rsidR="008F37C5" w:rsidRPr="00C805FD">
                              <w:t xml:space="preserve"> surfaces of the </w:t>
                            </w:r>
                            <w:r w:rsidR="008F37C5">
                              <w:t>HL</w:t>
                            </w:r>
                            <w:r w:rsidR="008F37C5" w:rsidRPr="00C805FD">
                              <w:t xml:space="preserve">-Lipase/PMMA system. </w:t>
                            </w:r>
                            <w:r w:rsidR="008F37C5" w:rsidRPr="00C805FD">
                              <w:rPr>
                                <w:b/>
                                <w:bCs/>
                              </w:rPr>
                              <w:t>(A)</w:t>
                            </w:r>
                            <w:r w:rsidR="008F37C5" w:rsidRPr="00C805FD">
                              <w:t xml:space="preserve"> MLP surface of the PMMA dimer, with lipophilic and hydrophilic regions shown in yellow and cyan, respectively. </w:t>
                            </w:r>
                            <w:r w:rsidR="008F37C5" w:rsidRPr="00C805FD">
                              <w:rPr>
                                <w:b/>
                                <w:bCs/>
                              </w:rPr>
                              <w:t>(B)</w:t>
                            </w:r>
                            <w:r w:rsidR="008F37C5" w:rsidRPr="00C805FD">
                              <w:t xml:space="preserve"> MLP surface of </w:t>
                            </w:r>
                            <w:r w:rsidR="008F37C5">
                              <w:t>HL</w:t>
                            </w:r>
                            <w:r w:rsidR="008F37C5" w:rsidRPr="00C805FD">
                              <w:t>-Lipase, highlighting lipophilic and hydrophilic surface patches in yellow and cyan, respectively</w:t>
                            </w:r>
                            <w:r w:rsidR="008F37C5">
                              <w:t>, binding pocket depicted with dots</w:t>
                            </w:r>
                            <w:r w:rsidR="008F37C5" w:rsidRPr="00C805FD">
                              <w:t xml:space="preserve">. </w:t>
                            </w:r>
                            <w:r w:rsidR="008F37C5" w:rsidRPr="00C805FD">
                              <w:rPr>
                                <w:b/>
                                <w:bCs/>
                              </w:rPr>
                              <w:t>(C)</w:t>
                            </w:r>
                            <w:r w:rsidR="008F37C5" w:rsidRPr="00C805FD">
                              <w:t xml:space="preserve"> Docked </w:t>
                            </w:r>
                            <w:r w:rsidR="00025780">
                              <w:t>HL</w:t>
                            </w:r>
                            <w:r w:rsidR="008F37C5" w:rsidRPr="00C805FD">
                              <w:t>-Lipase/PMMA complex illustrating the qualitative complementarity of the interacting surfaces. Lipophilic regions of the PMMA dimer (</w:t>
                            </w:r>
                            <w:proofErr w:type="spellStart"/>
                            <w:r w:rsidR="008F37C5" w:rsidRPr="00C805FD">
                              <w:t>isosurface</w:t>
                            </w:r>
                            <w:proofErr w:type="spellEnd"/>
                            <w:r w:rsidR="008F37C5" w:rsidRPr="00C805FD">
                              <w:t>) align with lipophilic patches on the enzyme surface (mesh), while hydrophilic regions correspond to hydrophilic areas. This complementary distribution supports favorable enzyme-substrate interactions. The enzyme surface is displayed as a mesh on a black background to enhance visual contrast</w:t>
                            </w:r>
                            <w:r w:rsidR="00065466">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E2C23" id="_x0000_s1051" type="#_x0000_t202" style="position:absolute;left:0;text-align:left;margin-left:-28.25pt;margin-top:16.05pt;width:527.65pt;height:66.2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" stroked="f">
                <v:textbox inset="0,0,0,0">
                  <w:txbxContent>
                    <w:p w14:paraId="514D4404" w14:textId="10F15E04" w:rsidR="0056615F" w:rsidRPr="009A18D3" w:rsidRDefault="0056615F" w:rsidP="0056615F">
                      <w:pPr>
                        <w:pStyle w:val="Caption"/>
                      </w:pPr>
                      <w:bookmarkStart w:id="14" w:name="_Ref242494368"/>
                      <w:r>
                        <w:t xml:space="preserve">Figure </w:t>
                      </w:r>
                      <w:fldSimple w:instr=" SEQ Figure \* ARABIC ">
                        <w:r w:rsidR="003E6B45">
                          <w:rPr>
                            <w:noProof/>
                          </w:rPr>
                          <w:t>4</w:t>
                        </w:r>
                      </w:fldSimple>
                      <w:bookmarkEnd w:id="14"/>
                      <w:r w:rsidR="008C44FB">
                        <w:rPr>
                          <w:noProof/>
                        </w:rPr>
                        <w:t>.</w:t>
                      </w:r>
                      <w:r w:rsidRPr="00634065">
                        <w:t xml:space="preserve"> </w:t>
                      </w:r>
                      <w:r w:rsidR="008F37C5">
                        <w:t>MLP</w:t>
                      </w:r>
                      <w:r w:rsidR="008F37C5" w:rsidRPr="00C805FD">
                        <w:t xml:space="preserve"> surfaces of the </w:t>
                      </w:r>
                      <w:r w:rsidR="008F37C5">
                        <w:t>HL</w:t>
                      </w:r>
                      <w:r w:rsidR="008F37C5" w:rsidRPr="00C805FD">
                        <w:t xml:space="preserve">-Lipase/PMMA system. </w:t>
                      </w:r>
                      <w:r w:rsidR="008F37C5" w:rsidRPr="00C805FD">
                        <w:rPr>
                          <w:b/>
                          <w:bCs/>
                        </w:rPr>
                        <w:t>(A)</w:t>
                      </w:r>
                      <w:r w:rsidR="008F37C5" w:rsidRPr="00C805FD">
                        <w:t xml:space="preserve"> MLP surface of the PMMA dimer, with lipophilic and hydrophilic regions shown in yellow and cyan, respectively. </w:t>
                      </w:r>
                      <w:r w:rsidR="008F37C5" w:rsidRPr="00C805FD">
                        <w:rPr>
                          <w:b/>
                          <w:bCs/>
                        </w:rPr>
                        <w:t>(B)</w:t>
                      </w:r>
                      <w:r w:rsidR="008F37C5" w:rsidRPr="00C805FD">
                        <w:t xml:space="preserve"> MLP surface of </w:t>
                      </w:r>
                      <w:r w:rsidR="008F37C5">
                        <w:t>HL</w:t>
                      </w:r>
                      <w:r w:rsidR="008F37C5" w:rsidRPr="00C805FD">
                        <w:t>-Lipase, highlighting lipophilic and hydrophilic surface patches in yellow and cyan, respectively</w:t>
                      </w:r>
                      <w:r w:rsidR="008F37C5">
                        <w:t>, binding pocket depicted with dots</w:t>
                      </w:r>
                      <w:r w:rsidR="008F37C5" w:rsidRPr="00C805FD">
                        <w:t xml:space="preserve">. </w:t>
                      </w:r>
                      <w:r w:rsidR="008F37C5" w:rsidRPr="00C805FD">
                        <w:rPr>
                          <w:b/>
                          <w:bCs/>
                        </w:rPr>
                        <w:t>(C)</w:t>
                      </w:r>
                      <w:r w:rsidR="008F37C5" w:rsidRPr="00C805FD">
                        <w:t xml:space="preserve"> Docked </w:t>
                      </w:r>
                      <w:r w:rsidR="00025780">
                        <w:t>HL</w:t>
                      </w:r>
                      <w:r w:rsidR="008F37C5" w:rsidRPr="00C805FD">
                        <w:t>-Lipase/PMMA complex illustrating the qualitative complementarity of the interacting surfaces. Lipophilic regions of the PMMA dimer (</w:t>
                      </w:r>
                      <w:proofErr w:type="spellStart"/>
                      <w:r w:rsidR="008F37C5" w:rsidRPr="00C805FD">
                        <w:t>isosurface</w:t>
                      </w:r>
                      <w:proofErr w:type="spellEnd"/>
                      <w:r w:rsidR="008F37C5" w:rsidRPr="00C805FD">
                        <w:t>) align with lipophilic patches on the enzyme surface (mesh), while hydrophilic regions correspond to hydrophilic areas. This complementary distribution supports favorable enzyme-substrate interactions. The enzyme surface is displayed as a mesh on a black background to enhance visual contrast</w:t>
                      </w:r>
                      <w:r w:rsidR="00065466">
                        <w:t>.</w:t>
                      </w:r>
                    </w:p>
                  </w:txbxContent>
                </v:textbox>
                <w10:wrap anchorx="margin"/>
              </v:shape>
            </w:pict>
          </mc:Fallback>
        </mc:AlternateContent>
      </w:r>
      <w:bookmarkEnd w:id="12"/>
    </w:p>
    <w:p w14:paraId="5665924B" w14:textId="4E3FEAFB" w:rsidR="00025780" w:rsidRDefault="00025780" w:rsidP="00974147">
      <w:pPr>
        <w:rPr>
          <w:noProof/>
          <w14:ligatures w14:val="standardContextual"/>
        </w:rPr>
      </w:pPr>
    </w:p>
    <w:p w14:paraId="151D497D" w14:textId="0C44DEB5" w:rsidR="00DD0A5F" w:rsidRDefault="00DD0A5F" w:rsidP="00974147">
      <w:pPr>
        <w:rPr>
          <w:noProof/>
          <w14:ligatures w14:val="standardContextual"/>
        </w:rPr>
      </w:pPr>
    </w:p>
    <w:p w14:paraId="49D11D23" w14:textId="34F176B9" w:rsidR="00DD0A5F" w:rsidRDefault="00DD0A5F" w:rsidP="00974147">
      <w:pPr>
        <w:rPr>
          <w:noProof/>
          <w14:ligatures w14:val="standardContextual"/>
        </w:rPr>
      </w:pPr>
    </w:p>
    <w:p w14:paraId="0EE0863C" w14:textId="5CC747FF" w:rsidR="00D129A9" w:rsidRDefault="00D129A9" w:rsidP="00974147">
      <w:pPr>
        <w:rPr>
          <w:noProof/>
          <w14:ligatures w14:val="standardContextual"/>
        </w:rPr>
      </w:pPr>
    </w:p>
    <w:p w14:paraId="14731DBE" w14:textId="751DAEE5" w:rsidR="00D129A9" w:rsidRPr="00974147" w:rsidRDefault="00D129A9" w:rsidP="00974147">
      <w:pPr>
        <w:rPr>
          <w:lang w:val="hu-HU"/>
        </w:rPr>
      </w:pPr>
    </w:p>
    <w:p w14:paraId="2167DA5B" w14:textId="77777777" w:rsidR="006E0847" w:rsidRDefault="006E0847" w:rsidP="0010578A"/>
    <w:p w14:paraId="0507B5B7" w14:textId="42A8FAF5" w:rsidR="0010578A" w:rsidRDefault="00870C99" w:rsidP="0010578A">
      <w:r w:rsidRPr="00384EF4">
        <w:rPr>
          <w:noProof/>
        </w:rPr>
        <w:drawing>
          <wp:anchor distT="0" distB="0" distL="114300" distR="114300" simplePos="0" relativeHeight="251664384" behindDoc="0" locked="0" layoutInCell="1" allowOverlap="1" wp14:anchorId="39EA6F83" wp14:editId="0B819DB7">
            <wp:simplePos x="0" y="0"/>
            <wp:positionH relativeFrom="margin">
              <wp:posOffset>4152791</wp:posOffset>
            </wp:positionH>
            <wp:positionV relativeFrom="paragraph">
              <wp:posOffset>1027991</wp:posOffset>
            </wp:positionV>
            <wp:extent cx="2072211" cy="1845860"/>
            <wp:effectExtent l="0" t="0" r="4445" b="2540"/>
            <wp:wrapNone/>
            <wp:docPr id="209886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65137" name=""/>
                    <pic:cNvPicPr/>
                  </pic:nvPicPr>
                  <pic:blipFill>
                    <a:blip r:embed="rId2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072211" cy="1845860"/>
                    </a:xfrm>
                    <a:prstGeom prst="rect">
                      <a:avLst/>
                    </a:prstGeom>
                  </pic:spPr>
                </pic:pic>
              </a:graphicData>
            </a:graphic>
            <wp14:sizeRelH relativeFrom="margin">
              <wp14:pctWidth>0</wp14:pctWidth>
            </wp14:sizeRelH>
            <wp14:sizeRelV relativeFrom="margin">
              <wp14:pctHeight>0</wp14:pctHeight>
            </wp14:sizeRelV>
          </wp:anchor>
        </w:drawing>
      </w:r>
      <w:r w:rsidRPr="00BB0ED6">
        <w:rPr>
          <w:noProof/>
        </w:rPr>
        <w:drawing>
          <wp:anchor distT="0" distB="0" distL="114300" distR="114300" simplePos="0" relativeHeight="251657216" behindDoc="0" locked="0" layoutInCell="1" allowOverlap="1" wp14:anchorId="1753CD1D" wp14:editId="062087DB">
            <wp:simplePos x="0" y="0"/>
            <wp:positionH relativeFrom="margin">
              <wp:align>center</wp:align>
            </wp:positionH>
            <wp:positionV relativeFrom="paragraph">
              <wp:posOffset>1111935</wp:posOffset>
            </wp:positionV>
            <wp:extent cx="2257168" cy="2135004"/>
            <wp:effectExtent l="0" t="0" r="0" b="0"/>
            <wp:wrapNone/>
            <wp:docPr id="160084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49008" name=""/>
                    <pic:cNvPicPr/>
                  </pic:nvPicPr>
                  <pic:blipFill>
                    <a:blip r:embed="rId2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257168" cy="2135004"/>
                    </a:xfrm>
                    <a:prstGeom prst="rect">
                      <a:avLst/>
                    </a:prstGeom>
                  </pic:spPr>
                </pic:pic>
              </a:graphicData>
            </a:graphic>
            <wp14:sizeRelH relativeFrom="margin">
              <wp14:pctWidth>0</wp14:pctWidth>
            </wp14:sizeRelH>
            <wp14:sizeRelV relativeFrom="margin">
              <wp14:pctHeight>0</wp14:pctHeight>
            </wp14:sizeRelV>
          </wp:anchor>
        </w:drawing>
      </w:r>
      <w:r w:rsidR="0010578A" w:rsidRPr="0010578A">
        <w:t xml:space="preserve">Following the analysis of lipophilicity, electrostatic potential maps were generated for the HL-Lipase/PMMA system using </w:t>
      </w:r>
      <w:r w:rsidR="005F0DCB">
        <w:t>MEP</w:t>
      </w:r>
      <w:r w:rsidR="0010578A" w:rsidRPr="0010578A">
        <w:t xml:space="preserve">. As observed </w:t>
      </w:r>
      <w:r w:rsidR="00496340">
        <w:t>in</w:t>
      </w:r>
      <w:r w:rsidR="0010578A" w:rsidRPr="0010578A">
        <w:t xml:space="preserve"> the RM-Lipase system, the PMMA dimer (</w:t>
      </w:r>
      <w:r w:rsidR="002F3B9F">
        <w:fldChar w:fldCharType="begin"/>
      </w:r>
      <w:r w:rsidR="002F3B9F">
        <w:instrText xml:space="preserve"> REF _Ref242494448 \h </w:instrText>
      </w:r>
      <w:r w:rsidR="002F3B9F">
        <w:fldChar w:fldCharType="separate"/>
      </w:r>
      <w:r w:rsidR="002F3B9F">
        <w:t xml:space="preserve">Figure </w:t>
      </w:r>
      <w:r w:rsidR="002F3B9F">
        <w:rPr>
          <w:noProof/>
        </w:rPr>
        <w:t>5</w:t>
      </w:r>
      <w:r w:rsidR="002F3B9F">
        <w:fldChar w:fldCharType="end"/>
      </w:r>
      <w:r w:rsidR="00083071">
        <w:t>A</w:t>
      </w:r>
      <w:r w:rsidR="0010578A" w:rsidRPr="0010578A">
        <w:t>) exhibits regions of negative electrostatic potential (red) associated with the ester functionalities, while less polarized regions are observed along the polymer backbone. The electrostatic surface of HL-Lipase (</w:t>
      </w:r>
      <w:r w:rsidR="002F3B9F">
        <w:fldChar w:fldCharType="begin"/>
      </w:r>
      <w:r w:rsidR="002F3B9F">
        <w:instrText xml:space="preserve"> REF _Ref242494448 \h </w:instrText>
      </w:r>
      <w:r w:rsidR="002F3B9F">
        <w:fldChar w:fldCharType="separate"/>
      </w:r>
      <w:r w:rsidR="002F3B9F">
        <w:t xml:space="preserve">Figure </w:t>
      </w:r>
      <w:r w:rsidR="002F3B9F">
        <w:rPr>
          <w:noProof/>
        </w:rPr>
        <w:t>5</w:t>
      </w:r>
      <w:r w:rsidR="002F3B9F">
        <w:fldChar w:fldCharType="end"/>
      </w:r>
      <w:r w:rsidR="0010578A" w:rsidRPr="0010578A">
        <w:t>B) is characterized by a heterogeneous distribution of positive (blue) and negative (red) surface patches, with both types of electrostatic environments present around the substrate-binding region</w:t>
      </w:r>
      <w:r w:rsidR="00561DD6">
        <w:t xml:space="preserve"> (dots)</w:t>
      </w:r>
      <w:r w:rsidR="0010578A" w:rsidRPr="0010578A">
        <w:t>.</w:t>
      </w:r>
    </w:p>
    <w:p w14:paraId="4F9B809C" w14:textId="154ED524" w:rsidR="00870C99" w:rsidRDefault="00870C99" w:rsidP="0010578A">
      <w:r w:rsidRPr="001C100E">
        <w:rPr>
          <w:noProof/>
          <w14:ligatures w14:val="standardContextual"/>
        </w:rPr>
        <w:drawing>
          <wp:anchor distT="0" distB="0" distL="114300" distR="114300" simplePos="0" relativeHeight="251656192" behindDoc="0" locked="0" layoutInCell="1" allowOverlap="1" wp14:anchorId="1B9E57F1" wp14:editId="707109C3">
            <wp:simplePos x="0" y="0"/>
            <wp:positionH relativeFrom="margin">
              <wp:posOffset>476822</wp:posOffset>
            </wp:positionH>
            <wp:positionV relativeFrom="paragraph">
              <wp:posOffset>7421</wp:posOffset>
            </wp:positionV>
            <wp:extent cx="1092955" cy="1471286"/>
            <wp:effectExtent l="0" t="0" r="0" b="0"/>
            <wp:wrapNone/>
            <wp:docPr id="40450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0722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92955" cy="1471286"/>
                    </a:xfrm>
                    <a:prstGeom prst="rect">
                      <a:avLst/>
                    </a:prstGeom>
                  </pic:spPr>
                </pic:pic>
              </a:graphicData>
            </a:graphic>
            <wp14:sizeRelH relativeFrom="margin">
              <wp14:pctWidth>0</wp14:pctWidth>
            </wp14:sizeRelH>
            <wp14:sizeRelV relativeFrom="margin">
              <wp14:pctHeight>0</wp14:pctHeight>
            </wp14:sizeRelV>
          </wp:anchor>
        </w:drawing>
      </w:r>
    </w:p>
    <w:p w14:paraId="213E2AAC" w14:textId="4B3428EB" w:rsidR="00870C99" w:rsidRDefault="00870C99" w:rsidP="0010578A"/>
    <w:p w14:paraId="1B6EBA7A" w14:textId="431196B6" w:rsidR="002A4406" w:rsidRDefault="002A4406" w:rsidP="0010578A"/>
    <w:p w14:paraId="5ABBE7D2" w14:textId="7803C6DF" w:rsidR="002A4406" w:rsidRDefault="002A4406" w:rsidP="0010578A"/>
    <w:p w14:paraId="77D2B459" w14:textId="41BD46B8" w:rsidR="002A4406" w:rsidRDefault="002A4406" w:rsidP="0010578A"/>
    <w:p w14:paraId="00E52D44" w14:textId="6AB6AAD0" w:rsidR="00AB5FC0" w:rsidRDefault="00AB5FC0" w:rsidP="0010578A"/>
    <w:p w14:paraId="52D5CED4" w14:textId="6CB0BF7A" w:rsidR="00AB5FC0" w:rsidRDefault="00AB5FC0" w:rsidP="0010578A"/>
    <w:p w14:paraId="31E5238A" w14:textId="3903632D" w:rsidR="00AB5FC0" w:rsidRDefault="00AB5FC0" w:rsidP="0010578A"/>
    <w:p w14:paraId="6163D395" w14:textId="54C83D98" w:rsidR="00AB5FC0" w:rsidRDefault="00AB5FC0" w:rsidP="0010578A"/>
    <w:p w14:paraId="4747BA55" w14:textId="41F55857" w:rsidR="00AB5FC0" w:rsidRDefault="00870C99" w:rsidP="0010578A">
      <w:r w:rsidRPr="00DF312B">
        <w:rPr>
          <w:noProof/>
        </w:rPr>
        <w:drawing>
          <wp:anchor distT="0" distB="0" distL="114300" distR="114300" simplePos="0" relativeHeight="251676672" behindDoc="0" locked="0" layoutInCell="1" allowOverlap="1" wp14:anchorId="3B6E1A99" wp14:editId="6EF333FF">
            <wp:simplePos x="0" y="0"/>
            <wp:positionH relativeFrom="margin">
              <wp:posOffset>-408729</wp:posOffset>
            </wp:positionH>
            <wp:positionV relativeFrom="paragraph">
              <wp:posOffset>192868</wp:posOffset>
            </wp:positionV>
            <wp:extent cx="2117090" cy="350520"/>
            <wp:effectExtent l="0" t="0" r="0" b="0"/>
            <wp:wrapNone/>
            <wp:docPr id="123885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1546" name=""/>
                    <pic:cNvPicPr/>
                  </pic:nvPicPr>
                  <pic:blipFill>
                    <a:blip r:embed="rId23">
                      <a:extLst>
                        <a:ext uri="{28A0092B-C50C-407E-A947-70E740481C1C}">
                          <a14:useLocalDpi xmlns:a14="http://schemas.microsoft.com/office/drawing/2010/main" val="0"/>
                        </a:ext>
                      </a:extLst>
                    </a:blip>
                    <a:stretch>
                      <a:fillRect/>
                    </a:stretch>
                  </pic:blipFill>
                  <pic:spPr>
                    <a:xfrm>
                      <a:off x="0" y="0"/>
                      <a:ext cx="2117090" cy="350520"/>
                    </a:xfrm>
                    <a:prstGeom prst="rect">
                      <a:avLst/>
                    </a:prstGeom>
                  </pic:spPr>
                </pic:pic>
              </a:graphicData>
            </a:graphic>
            <wp14:sizeRelH relativeFrom="margin">
              <wp14:pctWidth>0</wp14:pctWidth>
            </wp14:sizeRelH>
            <wp14:sizeRelV relativeFrom="margin">
              <wp14:pctHeight>0</wp14:pctHeight>
            </wp14:sizeRelV>
          </wp:anchor>
        </w:drawing>
      </w:r>
    </w:p>
    <w:p w14:paraId="74184CF5" w14:textId="16427FC6" w:rsidR="00AB5FC0" w:rsidRDefault="00870C99" w:rsidP="0010578A">
      <w:r w:rsidRPr="00DF312B">
        <w:rPr>
          <w:noProof/>
        </w:rPr>
        <w:drawing>
          <wp:anchor distT="0" distB="0" distL="114300" distR="114300" simplePos="0" relativeHeight="251675648" behindDoc="0" locked="0" layoutInCell="1" allowOverlap="1" wp14:anchorId="55EB82B9" wp14:editId="4BFB9B81">
            <wp:simplePos x="0" y="0"/>
            <wp:positionH relativeFrom="page">
              <wp:posOffset>5111863</wp:posOffset>
            </wp:positionH>
            <wp:positionV relativeFrom="paragraph">
              <wp:posOffset>7351</wp:posOffset>
            </wp:positionV>
            <wp:extent cx="2117125" cy="351032"/>
            <wp:effectExtent l="0" t="0" r="0" b="0"/>
            <wp:wrapNone/>
            <wp:docPr id="98625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1546" name=""/>
                    <pic:cNvPicPr/>
                  </pic:nvPicPr>
                  <pic:blipFill>
                    <a:blip r:embed="rId23">
                      <a:extLst>
                        <a:ext uri="{28A0092B-C50C-407E-A947-70E740481C1C}">
                          <a14:useLocalDpi xmlns:a14="http://schemas.microsoft.com/office/drawing/2010/main" val="0"/>
                        </a:ext>
                      </a:extLst>
                    </a:blip>
                    <a:stretch>
                      <a:fillRect/>
                    </a:stretch>
                  </pic:blipFill>
                  <pic:spPr>
                    <a:xfrm>
                      <a:off x="0" y="0"/>
                      <a:ext cx="2117125" cy="351032"/>
                    </a:xfrm>
                    <a:prstGeom prst="rect">
                      <a:avLst/>
                    </a:prstGeom>
                  </pic:spPr>
                </pic:pic>
              </a:graphicData>
            </a:graphic>
            <wp14:sizeRelH relativeFrom="margin">
              <wp14:pctWidth>0</wp14:pctWidth>
            </wp14:sizeRelH>
            <wp14:sizeRelV relativeFrom="margin">
              <wp14:pctHeight>0</wp14:pctHeight>
            </wp14:sizeRelV>
          </wp:anchor>
        </w:drawing>
      </w:r>
    </w:p>
    <w:p w14:paraId="273638BF" w14:textId="5988632C" w:rsidR="00AB5FC0" w:rsidRDefault="00AB5FC0" w:rsidP="0010578A"/>
    <w:p w14:paraId="36AAF669" w14:textId="7A562B15" w:rsidR="00AB5FC0" w:rsidRDefault="00AB5FC0" w:rsidP="0010578A"/>
    <w:p w14:paraId="6129F51B" w14:textId="45F481DF" w:rsidR="00AB5FC0" w:rsidRDefault="00870C99" w:rsidP="0010578A">
      <w:r>
        <w:rPr>
          <w:noProof/>
          <w14:ligatures w14:val="standardContextual"/>
        </w:rPr>
        <mc:AlternateContent>
          <mc:Choice Requires="wpg">
            <w:drawing>
              <wp:anchor distT="0" distB="0" distL="114300" distR="114300" simplePos="0" relativeHeight="251677696" behindDoc="0" locked="0" layoutInCell="1" allowOverlap="1" wp14:anchorId="47AE6369" wp14:editId="06257292">
                <wp:simplePos x="0" y="0"/>
                <wp:positionH relativeFrom="page">
                  <wp:posOffset>1277889</wp:posOffset>
                </wp:positionH>
                <wp:positionV relativeFrom="paragraph">
                  <wp:posOffset>3655</wp:posOffset>
                </wp:positionV>
                <wp:extent cx="4928457" cy="314251"/>
                <wp:effectExtent l="0" t="0" r="24765" b="10160"/>
                <wp:wrapNone/>
                <wp:docPr id="1905969197" name="Group 30"/>
                <wp:cNvGraphicFramePr/>
                <a:graphic xmlns:a="http://schemas.openxmlformats.org/drawingml/2006/main">
                  <a:graphicData uri="http://schemas.microsoft.com/office/word/2010/wordprocessingGroup">
                    <wpg:wgp>
                      <wpg:cNvGrpSpPr/>
                      <wpg:grpSpPr>
                        <a:xfrm>
                          <a:off x="0" y="0"/>
                          <a:ext cx="4928457" cy="314251"/>
                          <a:chOff x="1210132" y="1555206"/>
                          <a:chExt cx="3978718" cy="285877"/>
                        </a:xfrm>
                      </wpg:grpSpPr>
                      <wpg:grpSp>
                        <wpg:cNvPr id="1078376801" name="Group 8"/>
                        <wpg:cNvGrpSpPr/>
                        <wpg:grpSpPr>
                          <a:xfrm>
                            <a:off x="1210132" y="1555206"/>
                            <a:ext cx="2161860" cy="251088"/>
                            <a:chOff x="2994643" y="2347580"/>
                            <a:chExt cx="2869078" cy="367243"/>
                          </a:xfrm>
                        </wpg:grpSpPr>
                        <wps:wsp>
                          <wps:cNvPr id="1678975823" name="Text Box 2"/>
                          <wps:cNvSpPr txBox="1">
                            <a:spLocks noChangeArrowheads="1"/>
                          </wps:cNvSpPr>
                          <wps:spPr bwMode="auto">
                            <a:xfrm>
                              <a:off x="2994643" y="2349412"/>
                              <a:ext cx="348296" cy="365411"/>
                            </a:xfrm>
                            <a:prstGeom prst="rect">
                              <a:avLst/>
                            </a:prstGeom>
                            <a:solidFill>
                              <a:srgbClr val="FFFFFF"/>
                            </a:solidFill>
                            <a:ln w="9525">
                              <a:solidFill>
                                <a:srgbClr val="000000"/>
                              </a:solidFill>
                              <a:miter lim="800000"/>
                              <a:headEnd/>
                              <a:tailEnd/>
                            </a:ln>
                          </wps:spPr>
                          <wps:txbx>
                            <w:txbxContent>
                              <w:p w14:paraId="0D6BCC21" w14:textId="77777777" w:rsidR="00A62662" w:rsidRDefault="00A62662" w:rsidP="00A62662">
                                <w:r>
                                  <w:t>A</w:t>
                                </w:r>
                                <w:r w:rsidRPr="00E7356A">
                                  <w:rPr>
                                    <w:noProof/>
                                  </w:rPr>
                                  <w:drawing>
                                    <wp:inline distT="0" distB="0" distL="0" distR="0" wp14:anchorId="7B82C522" wp14:editId="62D19D90">
                                      <wp:extent cx="158115" cy="131445"/>
                                      <wp:effectExtent l="0" t="0" r="0" b="1905"/>
                                      <wp:docPr id="269012738" name="Picture 2">
                                        <a:extLst xmlns:a="http://schemas.openxmlformats.org/drawingml/2006/main">
                                          <a:ext uri="{FF2B5EF4-FFF2-40B4-BE49-F238E27FC236}">
                                            <a16:creationId xmlns:a16="http://schemas.microsoft.com/office/drawing/2014/main" id="{8B08E2FE-196B-062F-1C49-F5E067E5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08E2FE-196B-062F-1C49-F5E067E51E27}"/>
                                                  </a:ext>
                                                </a:extLst>
                                              </pic:cNvPr>
                                              <pic:cNvPicPr>
                                                <a:picLocks noChangeAspect="1"/>
                                              </pic:cNvPicPr>
                                            </pic:nvPicPr>
                                            <pic:blipFill>
                                              <a:blip r:embed="rId24"/>
                                              <a:stretch>
                                                <a:fillRect/>
                                              </a:stretch>
                                            </pic:blipFill>
                                            <pic:spPr>
                                              <a:xfrm>
                                                <a:off x="0" y="0"/>
                                                <a:ext cx="158115" cy="131445"/>
                                              </a:xfrm>
                                              <a:prstGeom prst="rect">
                                                <a:avLst/>
                                              </a:prstGeom>
                                            </pic:spPr>
                                          </pic:pic>
                                        </a:graphicData>
                                      </a:graphic>
                                    </wp:inline>
                                  </w:drawing>
                                </w:r>
                                <w:r w:rsidRPr="00E51BB5">
                                  <w:rPr>
                                    <w:noProof/>
                                  </w:rPr>
                                  <w:drawing>
                                    <wp:inline distT="0" distB="0" distL="0" distR="0" wp14:anchorId="1E969307" wp14:editId="119334BC">
                                      <wp:extent cx="158750" cy="130810"/>
                                      <wp:effectExtent l="0" t="0" r="0" b="2540"/>
                                      <wp:docPr id="1914762989"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s:wsp>
                          <wps:cNvPr id="1726980101" name="Text Box 2"/>
                          <wps:cNvSpPr txBox="1">
                            <a:spLocks noChangeArrowheads="1"/>
                          </wps:cNvSpPr>
                          <wps:spPr bwMode="auto">
                            <a:xfrm>
                              <a:off x="5513208" y="2347580"/>
                              <a:ext cx="350513" cy="354011"/>
                            </a:xfrm>
                            <a:prstGeom prst="rect">
                              <a:avLst/>
                            </a:prstGeom>
                            <a:solidFill>
                              <a:srgbClr val="FFFFFF"/>
                            </a:solidFill>
                            <a:ln w="9525">
                              <a:solidFill>
                                <a:srgbClr val="000000"/>
                              </a:solidFill>
                              <a:miter lim="800000"/>
                              <a:headEnd/>
                              <a:tailEnd/>
                            </a:ln>
                          </wps:spPr>
                          <wps:txbx>
                            <w:txbxContent>
                              <w:p w14:paraId="575AC4D2" w14:textId="77777777" w:rsidR="00A62662" w:rsidRDefault="00A62662" w:rsidP="00A62662">
                                <w:r>
                                  <w:t>B</w:t>
                                </w:r>
                                <w:r w:rsidRPr="00E7356A">
                                  <w:rPr>
                                    <w:noProof/>
                                  </w:rPr>
                                  <w:drawing>
                                    <wp:inline distT="0" distB="0" distL="0" distR="0" wp14:anchorId="503D92CA" wp14:editId="65353BCD">
                                      <wp:extent cx="158115" cy="131445"/>
                                      <wp:effectExtent l="0" t="0" r="0" b="1905"/>
                                      <wp:docPr id="1669211710" name="Picture 2">
                                        <a:extLst xmlns:a="http://schemas.openxmlformats.org/drawingml/2006/main">
                                          <a:ext uri="{FF2B5EF4-FFF2-40B4-BE49-F238E27FC236}">
                                            <a16:creationId xmlns:a16="http://schemas.microsoft.com/office/drawing/2014/main" id="{8B08E2FE-196B-062F-1C49-F5E067E5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08E2FE-196B-062F-1C49-F5E067E51E27}"/>
                                                  </a:ext>
                                                </a:extLst>
                                              </pic:cNvPr>
                                              <pic:cNvPicPr>
                                                <a:picLocks noChangeAspect="1"/>
                                              </pic:cNvPicPr>
                                            </pic:nvPicPr>
                                            <pic:blipFill>
                                              <a:blip r:embed="rId24"/>
                                              <a:stretch>
                                                <a:fillRect/>
                                              </a:stretch>
                                            </pic:blipFill>
                                            <pic:spPr>
                                              <a:xfrm>
                                                <a:off x="0" y="0"/>
                                                <a:ext cx="158115" cy="131445"/>
                                              </a:xfrm>
                                              <a:prstGeom prst="rect">
                                                <a:avLst/>
                                              </a:prstGeom>
                                            </pic:spPr>
                                          </pic:pic>
                                        </a:graphicData>
                                      </a:graphic>
                                    </wp:inline>
                                  </w:drawing>
                                </w:r>
                                <w:r w:rsidRPr="00E51BB5">
                                  <w:rPr>
                                    <w:noProof/>
                                  </w:rPr>
                                  <w:drawing>
                                    <wp:inline distT="0" distB="0" distL="0" distR="0" wp14:anchorId="4644214E" wp14:editId="3EBE9483">
                                      <wp:extent cx="158750" cy="130810"/>
                                      <wp:effectExtent l="0" t="0" r="0" b="2540"/>
                                      <wp:docPr id="142750312"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g:grpSp>
                      <wps:wsp>
                        <wps:cNvPr id="514311508" name="Text Box 2"/>
                        <wps:cNvSpPr txBox="1">
                          <a:spLocks noChangeArrowheads="1"/>
                        </wps:cNvSpPr>
                        <wps:spPr bwMode="auto">
                          <a:xfrm>
                            <a:off x="4924728" y="1598981"/>
                            <a:ext cx="264122" cy="242102"/>
                          </a:xfrm>
                          <a:prstGeom prst="rect">
                            <a:avLst/>
                          </a:prstGeom>
                          <a:solidFill>
                            <a:srgbClr val="FFFFFF"/>
                          </a:solidFill>
                          <a:ln w="9525">
                            <a:solidFill>
                              <a:srgbClr val="000000"/>
                            </a:solidFill>
                            <a:miter lim="800000"/>
                            <a:headEnd/>
                            <a:tailEnd/>
                          </a:ln>
                        </wps:spPr>
                        <wps:txbx>
                          <w:txbxContent>
                            <w:p w14:paraId="30544400" w14:textId="77777777" w:rsidR="00A62662" w:rsidRDefault="00A62662" w:rsidP="00A62662">
                              <w:r>
                                <w:t>C</w:t>
                              </w:r>
                              <w:r w:rsidRPr="00E7356A">
                                <w:rPr>
                                  <w:noProof/>
                                </w:rPr>
                                <w:drawing>
                                  <wp:inline distT="0" distB="0" distL="0" distR="0" wp14:anchorId="2BC188BF" wp14:editId="3AA7CB92">
                                    <wp:extent cx="158115" cy="131445"/>
                                    <wp:effectExtent l="0" t="0" r="0" b="1905"/>
                                    <wp:docPr id="1069204797" name="Picture 2">
                                      <a:extLst xmlns:a="http://schemas.openxmlformats.org/drawingml/2006/main">
                                        <a:ext uri="{FF2B5EF4-FFF2-40B4-BE49-F238E27FC236}">
                                          <a16:creationId xmlns:a16="http://schemas.microsoft.com/office/drawing/2014/main" id="{8B08E2FE-196B-062F-1C49-F5E067E5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08E2FE-196B-062F-1C49-F5E067E51E27}"/>
                                                </a:ext>
                                              </a:extLst>
                                            </pic:cNvPr>
                                            <pic:cNvPicPr>
                                              <a:picLocks noChangeAspect="1"/>
                                            </pic:cNvPicPr>
                                          </pic:nvPicPr>
                                          <pic:blipFill>
                                            <a:blip r:embed="rId24"/>
                                            <a:stretch>
                                              <a:fillRect/>
                                            </a:stretch>
                                          </pic:blipFill>
                                          <pic:spPr>
                                            <a:xfrm>
                                              <a:off x="0" y="0"/>
                                              <a:ext cx="158115" cy="131445"/>
                                            </a:xfrm>
                                            <a:prstGeom prst="rect">
                                              <a:avLst/>
                                            </a:prstGeom>
                                          </pic:spPr>
                                        </pic:pic>
                                      </a:graphicData>
                                    </a:graphic>
                                  </wp:inline>
                                </w:drawing>
                              </w:r>
                              <w:r w:rsidRPr="00E51BB5">
                                <w:rPr>
                                  <w:noProof/>
                                </w:rPr>
                                <w:drawing>
                                  <wp:inline distT="0" distB="0" distL="0" distR="0" wp14:anchorId="5239851E" wp14:editId="03B4AB04">
                                    <wp:extent cx="158750" cy="130810"/>
                                    <wp:effectExtent l="0" t="0" r="0" b="2540"/>
                                    <wp:docPr id="93644963"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7AE6369" id="_x0000_s1052" style="position:absolute;left:0;text-align:left;margin-left:100.6pt;margin-top:.3pt;width:388.05pt;height:24.75pt;z-index:251677696;mso-position-horizontal-relative:page;mso-width-relative:margin;mso-height-relative:margin" coordorigin="12101,15552" coordsize="39787,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">
                <v:group id="Group 8" o:spid="_x0000_s1053" style="position:absolute;left:12101;top:15552;width:21618;height:2510" coordorigin="29946,23475" coordsize="28690,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">
                  <v:shape id="_x0000_s1054" type="#_x0000_t202" style="position:absolute;left:29946;top:23494;width:3483;height:3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">
                    <v:textbox>
                      <w:txbxContent>
                        <w:p w14:paraId="0D6BCC21" w14:textId="77777777" w:rsidR="00A62662" w:rsidRDefault="00A62662" w:rsidP="00A62662">
                          <w:r>
                            <w:t>A</w:t>
                          </w:r>
                          <w:r w:rsidRPr="00E7356A">
                            <w:rPr>
                              <w:noProof/>
                            </w:rPr>
                            <w:drawing>
                              <wp:inline distT="0" distB="0" distL="0" distR="0" wp14:anchorId="7B82C522" wp14:editId="62D19D90">
                                <wp:extent cx="158115" cy="131445"/>
                                <wp:effectExtent l="0" t="0" r="0" b="1905"/>
                                <wp:docPr id="269012738" name="Picture 2">
                                  <a:extLst xmlns:a="http://schemas.openxmlformats.org/drawingml/2006/main">
                                    <a:ext uri="{FF2B5EF4-FFF2-40B4-BE49-F238E27FC236}">
                                      <a16:creationId xmlns:a16="http://schemas.microsoft.com/office/drawing/2014/main" id="{8B08E2FE-196B-062F-1C49-F5E067E5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08E2FE-196B-062F-1C49-F5E067E51E27}"/>
                                            </a:ext>
                                          </a:extLst>
                                        </pic:cNvPr>
                                        <pic:cNvPicPr>
                                          <a:picLocks noChangeAspect="1"/>
                                        </pic:cNvPicPr>
                                      </pic:nvPicPr>
                                      <pic:blipFill>
                                        <a:blip r:embed="rId24"/>
                                        <a:stretch>
                                          <a:fillRect/>
                                        </a:stretch>
                                      </pic:blipFill>
                                      <pic:spPr>
                                        <a:xfrm>
                                          <a:off x="0" y="0"/>
                                          <a:ext cx="158115" cy="131445"/>
                                        </a:xfrm>
                                        <a:prstGeom prst="rect">
                                          <a:avLst/>
                                        </a:prstGeom>
                                      </pic:spPr>
                                    </pic:pic>
                                  </a:graphicData>
                                </a:graphic>
                              </wp:inline>
                            </w:drawing>
                          </w:r>
                          <w:r w:rsidRPr="00E51BB5">
                            <w:rPr>
                              <w:noProof/>
                            </w:rPr>
                            <w:drawing>
                              <wp:inline distT="0" distB="0" distL="0" distR="0" wp14:anchorId="1E969307" wp14:editId="119334BC">
                                <wp:extent cx="158750" cy="130810"/>
                                <wp:effectExtent l="0" t="0" r="0" b="2540"/>
                                <wp:docPr id="1914762989"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v:shape id="_x0000_s1055" type="#_x0000_t202" style="position:absolute;left:55132;top:23475;width:3505;height:3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">
                    <v:textbox>
                      <w:txbxContent>
                        <w:p w14:paraId="575AC4D2" w14:textId="77777777" w:rsidR="00A62662" w:rsidRDefault="00A62662" w:rsidP="00A62662">
                          <w:r>
                            <w:t>B</w:t>
                          </w:r>
                          <w:r w:rsidRPr="00E7356A">
                            <w:rPr>
                              <w:noProof/>
                            </w:rPr>
                            <w:drawing>
                              <wp:inline distT="0" distB="0" distL="0" distR="0" wp14:anchorId="503D92CA" wp14:editId="65353BCD">
                                <wp:extent cx="158115" cy="131445"/>
                                <wp:effectExtent l="0" t="0" r="0" b="1905"/>
                                <wp:docPr id="1669211710" name="Picture 2">
                                  <a:extLst xmlns:a="http://schemas.openxmlformats.org/drawingml/2006/main">
                                    <a:ext uri="{FF2B5EF4-FFF2-40B4-BE49-F238E27FC236}">
                                      <a16:creationId xmlns:a16="http://schemas.microsoft.com/office/drawing/2014/main" id="{8B08E2FE-196B-062F-1C49-F5E067E5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08E2FE-196B-062F-1C49-F5E067E51E27}"/>
                                            </a:ext>
                                          </a:extLst>
                                        </pic:cNvPr>
                                        <pic:cNvPicPr>
                                          <a:picLocks noChangeAspect="1"/>
                                        </pic:cNvPicPr>
                                      </pic:nvPicPr>
                                      <pic:blipFill>
                                        <a:blip r:embed="rId24"/>
                                        <a:stretch>
                                          <a:fillRect/>
                                        </a:stretch>
                                      </pic:blipFill>
                                      <pic:spPr>
                                        <a:xfrm>
                                          <a:off x="0" y="0"/>
                                          <a:ext cx="158115" cy="131445"/>
                                        </a:xfrm>
                                        <a:prstGeom prst="rect">
                                          <a:avLst/>
                                        </a:prstGeom>
                                      </pic:spPr>
                                    </pic:pic>
                                  </a:graphicData>
                                </a:graphic>
                              </wp:inline>
                            </w:drawing>
                          </w:r>
                          <w:r w:rsidRPr="00E51BB5">
                            <w:rPr>
                              <w:noProof/>
                            </w:rPr>
                            <w:drawing>
                              <wp:inline distT="0" distB="0" distL="0" distR="0" wp14:anchorId="4644214E" wp14:editId="3EBE9483">
                                <wp:extent cx="158750" cy="130810"/>
                                <wp:effectExtent l="0" t="0" r="0" b="2540"/>
                                <wp:docPr id="142750312"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v:group>
                <v:shape id="_x0000_s1056" type="#_x0000_t202" style="position:absolute;left:49247;top:15989;width:2641;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">
                  <v:textbox>
                    <w:txbxContent>
                      <w:p w14:paraId="30544400" w14:textId="77777777" w:rsidR="00A62662" w:rsidRDefault="00A62662" w:rsidP="00A62662">
                        <w:r>
                          <w:t>C</w:t>
                        </w:r>
                        <w:r w:rsidRPr="00E7356A">
                          <w:rPr>
                            <w:noProof/>
                          </w:rPr>
                          <w:drawing>
                            <wp:inline distT="0" distB="0" distL="0" distR="0" wp14:anchorId="2BC188BF" wp14:editId="3AA7CB92">
                              <wp:extent cx="158115" cy="131445"/>
                              <wp:effectExtent l="0" t="0" r="0" b="1905"/>
                              <wp:docPr id="1069204797" name="Picture 2">
                                <a:extLst xmlns:a="http://schemas.openxmlformats.org/drawingml/2006/main">
                                  <a:ext uri="{FF2B5EF4-FFF2-40B4-BE49-F238E27FC236}">
                                    <a16:creationId xmlns:a16="http://schemas.microsoft.com/office/drawing/2014/main" id="{8B08E2FE-196B-062F-1C49-F5E067E51E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08E2FE-196B-062F-1C49-F5E067E51E27}"/>
                                          </a:ext>
                                        </a:extLst>
                                      </pic:cNvPr>
                                      <pic:cNvPicPr>
                                        <a:picLocks noChangeAspect="1"/>
                                      </pic:cNvPicPr>
                                    </pic:nvPicPr>
                                    <pic:blipFill>
                                      <a:blip r:embed="rId24"/>
                                      <a:stretch>
                                        <a:fillRect/>
                                      </a:stretch>
                                    </pic:blipFill>
                                    <pic:spPr>
                                      <a:xfrm>
                                        <a:off x="0" y="0"/>
                                        <a:ext cx="158115" cy="131445"/>
                                      </a:xfrm>
                                      <a:prstGeom prst="rect">
                                        <a:avLst/>
                                      </a:prstGeom>
                                    </pic:spPr>
                                  </pic:pic>
                                </a:graphicData>
                              </a:graphic>
                            </wp:inline>
                          </w:drawing>
                        </w:r>
                        <w:r w:rsidRPr="00E51BB5">
                          <w:rPr>
                            <w:noProof/>
                          </w:rPr>
                          <w:drawing>
                            <wp:inline distT="0" distB="0" distL="0" distR="0" wp14:anchorId="5239851E" wp14:editId="03B4AB04">
                              <wp:extent cx="158750" cy="130810"/>
                              <wp:effectExtent l="0" t="0" r="0" b="2540"/>
                              <wp:docPr id="93644963"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w10:wrap anchorx="page"/>
              </v:group>
            </w:pict>
          </mc:Fallback>
        </mc:AlternateContent>
      </w:r>
    </w:p>
    <w:p w14:paraId="018F1AAE" w14:textId="1A321B89" w:rsidR="00AB5FC0" w:rsidRDefault="00870C99" w:rsidP="0010578A">
      <w:r>
        <w:rPr>
          <w:noProof/>
        </w:rPr>
        <mc:AlternateContent>
          <mc:Choice Requires="wps">
            <w:drawing>
              <wp:anchor distT="0" distB="0" distL="114300" distR="114300" simplePos="0" relativeHeight="251637760" behindDoc="0" locked="0" layoutInCell="1" allowOverlap="1" wp14:anchorId="6599DB1F" wp14:editId="16F2C7BA">
                <wp:simplePos x="0" y="0"/>
                <wp:positionH relativeFrom="margin">
                  <wp:posOffset>-245519</wp:posOffset>
                </wp:positionH>
                <wp:positionV relativeFrom="paragraph">
                  <wp:posOffset>145294</wp:posOffset>
                </wp:positionV>
                <wp:extent cx="6609715" cy="834390"/>
                <wp:effectExtent l="0" t="0" r="635" b="3810"/>
                <wp:wrapNone/>
                <wp:docPr id="2010877836" name="Text Box 1"/>
                <wp:cNvGraphicFramePr/>
                <a:graphic xmlns:a="http://schemas.openxmlformats.org/drawingml/2006/main">
                  <a:graphicData uri="http://schemas.microsoft.com/office/word/2010/wordprocessingShape">
                    <wps:wsp>
                      <wps:cNvSpPr txBox="1"/>
                      <wps:spPr>
                        <a:xfrm>
                          <a:off x="0" y="0"/>
                          <a:ext cx="6609715" cy="834390"/>
                        </a:xfrm>
                        <a:prstGeom prst="rect">
                          <a:avLst/>
                        </a:prstGeom>
                        <a:solidFill>
                          <a:prstClr val="white"/>
                        </a:solidFill>
                        <a:ln>
                          <a:noFill/>
                        </a:ln>
                      </wps:spPr>
                      <wps:txbx>
                        <w:txbxContent>
                          <w:p w14:paraId="32EA7F8E" w14:textId="729A80C8" w:rsidR="00243291" w:rsidRPr="00005BA4" w:rsidRDefault="0010578A" w:rsidP="00243291">
                            <w:pPr>
                              <w:pStyle w:val="Caption"/>
                            </w:pPr>
                            <w:bookmarkStart w:id="15" w:name="_Ref242494448"/>
                            <w:r>
                              <w:t xml:space="preserve">Figure </w:t>
                            </w:r>
                            <w:fldSimple w:instr=" SEQ Figure \* ARABIC ">
                              <w:r w:rsidR="003E6B45">
                                <w:rPr>
                                  <w:noProof/>
                                </w:rPr>
                                <w:t>5</w:t>
                              </w:r>
                            </w:fldSimple>
                            <w:bookmarkEnd w:id="15"/>
                            <w:r>
                              <w:t xml:space="preserve">. </w:t>
                            </w:r>
                            <w:r w:rsidR="00243291">
                              <w:t>MEP</w:t>
                            </w:r>
                            <w:r w:rsidR="00243291" w:rsidRPr="00005BA4">
                              <w:t xml:space="preserve"> surfaces of the RM-Lipase/PMMA system. </w:t>
                            </w:r>
                            <w:r w:rsidR="00243291" w:rsidRPr="00005BA4">
                              <w:rPr>
                                <w:b/>
                                <w:bCs/>
                              </w:rPr>
                              <w:t>(A)</w:t>
                            </w:r>
                            <w:r w:rsidR="00243291" w:rsidRPr="00005BA4">
                              <w:t xml:space="preserve"> Electrostatic surface of the PMMA dimer, where regions of negative electrostatic potential associated with the ester oxygen atoms are shown in red while the polymer backbone exhibits neutral to positive potential and is shown in </w:t>
                            </w:r>
                            <w:r w:rsidR="00243291">
                              <w:t>blue</w:t>
                            </w:r>
                            <w:r w:rsidR="00243291" w:rsidRPr="00005BA4">
                              <w:t xml:space="preserve">. </w:t>
                            </w:r>
                            <w:r w:rsidR="00243291" w:rsidRPr="00005BA4">
                              <w:rPr>
                                <w:b/>
                                <w:bCs/>
                              </w:rPr>
                              <w:t>(B)</w:t>
                            </w:r>
                            <w:r w:rsidR="00243291" w:rsidRPr="00005BA4">
                              <w:t xml:space="preserve"> Electrostatic surface of RM-Lipase, highlighting negatively charged regions in red and positively charged regions in blue around the binding pocket (indicated by dots). </w:t>
                            </w:r>
                            <w:r w:rsidR="00243291" w:rsidRPr="00005BA4">
                              <w:rPr>
                                <w:b/>
                                <w:bCs/>
                              </w:rPr>
                              <w:t>(C)</w:t>
                            </w:r>
                            <w:r w:rsidR="00243291" w:rsidRPr="00005BA4">
                              <w:t xml:space="preserve"> Docked RM-Lipase/PMMA complex showing the orientation of the polymer</w:t>
                            </w:r>
                            <w:r w:rsidR="00243291">
                              <w:t xml:space="preserve"> (</w:t>
                            </w:r>
                            <w:proofErr w:type="spellStart"/>
                            <w:r w:rsidR="00243291">
                              <w:t>isosurface</w:t>
                            </w:r>
                            <w:proofErr w:type="spellEnd"/>
                            <w:r w:rsidR="00243291">
                              <w:t>)</w:t>
                            </w:r>
                            <w:r w:rsidR="00243291" w:rsidRPr="00005BA4">
                              <w:t xml:space="preserve"> within the enzyme</w:t>
                            </w:r>
                            <w:r w:rsidR="00243291">
                              <w:t xml:space="preserve"> (mesh</w:t>
                            </w:r>
                            <w:r w:rsidR="00F052FB">
                              <w:t>)</w:t>
                            </w:r>
                            <w:r w:rsidR="00243291" w:rsidRPr="00005BA4">
                              <w:t xml:space="preserve"> binding site and the distribution of complementary electrostatic features at the interaction interface, suggesting favorable enzyme-substrate recognition.</w:t>
                            </w:r>
                          </w:p>
                          <w:p w14:paraId="15B7ADB3" w14:textId="692C3E5B" w:rsidR="0010578A" w:rsidRPr="00325D53" w:rsidRDefault="0010578A" w:rsidP="0010578A">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9DB1F" id="_x0000_s1057" type="#_x0000_t202" style="position:absolute;left:0;text-align:left;margin-left:-19.35pt;margin-top:11.45pt;width:520.45pt;height:65.7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" stroked="f">
                <v:textbox inset="0,0,0,0">
                  <w:txbxContent>
                    <w:p w14:paraId="32EA7F8E" w14:textId="729A80C8" w:rsidR="00243291" w:rsidRPr="00005BA4" w:rsidRDefault="0010578A" w:rsidP="00243291">
                      <w:pPr>
                        <w:pStyle w:val="Caption"/>
                      </w:pPr>
                      <w:bookmarkStart w:id="16" w:name="_Ref242494448"/>
                      <w:r>
                        <w:t xml:space="preserve">Figure </w:t>
                      </w:r>
                      <w:fldSimple w:instr=" SEQ Figure \* ARABIC ">
                        <w:r w:rsidR="003E6B45">
                          <w:rPr>
                            <w:noProof/>
                          </w:rPr>
                          <w:t>5</w:t>
                        </w:r>
                      </w:fldSimple>
                      <w:bookmarkEnd w:id="16"/>
                      <w:r>
                        <w:t xml:space="preserve">. </w:t>
                      </w:r>
                      <w:r w:rsidR="00243291">
                        <w:t>MEP</w:t>
                      </w:r>
                      <w:r w:rsidR="00243291" w:rsidRPr="00005BA4">
                        <w:t xml:space="preserve"> surfaces of the RM-Lipase/PMMA system. </w:t>
                      </w:r>
                      <w:r w:rsidR="00243291" w:rsidRPr="00005BA4">
                        <w:rPr>
                          <w:b/>
                          <w:bCs/>
                        </w:rPr>
                        <w:t>(A)</w:t>
                      </w:r>
                      <w:r w:rsidR="00243291" w:rsidRPr="00005BA4">
                        <w:t xml:space="preserve"> Electrostatic surface of the PMMA dimer, where regions of negative electrostatic potential associated with the ester oxygen atoms are shown in red while the polymer backbone exhibits neutral to positive potential and is shown in </w:t>
                      </w:r>
                      <w:r w:rsidR="00243291">
                        <w:t>blue</w:t>
                      </w:r>
                      <w:r w:rsidR="00243291" w:rsidRPr="00005BA4">
                        <w:t xml:space="preserve">. </w:t>
                      </w:r>
                      <w:r w:rsidR="00243291" w:rsidRPr="00005BA4">
                        <w:rPr>
                          <w:b/>
                          <w:bCs/>
                        </w:rPr>
                        <w:t>(B)</w:t>
                      </w:r>
                      <w:r w:rsidR="00243291" w:rsidRPr="00005BA4">
                        <w:t xml:space="preserve"> Electrostatic surface of RM-Lipase, highlighting negatively charged regions in red and positively charged regions in blue around the binding pocket (indicated by dots). </w:t>
                      </w:r>
                      <w:r w:rsidR="00243291" w:rsidRPr="00005BA4">
                        <w:rPr>
                          <w:b/>
                          <w:bCs/>
                        </w:rPr>
                        <w:t>(C)</w:t>
                      </w:r>
                      <w:r w:rsidR="00243291" w:rsidRPr="00005BA4">
                        <w:t xml:space="preserve"> Docked RM-Lipase/PMMA complex showing the orientation of the polymer</w:t>
                      </w:r>
                      <w:r w:rsidR="00243291">
                        <w:t xml:space="preserve"> (</w:t>
                      </w:r>
                      <w:proofErr w:type="spellStart"/>
                      <w:r w:rsidR="00243291">
                        <w:t>isosurface</w:t>
                      </w:r>
                      <w:proofErr w:type="spellEnd"/>
                      <w:r w:rsidR="00243291">
                        <w:t>)</w:t>
                      </w:r>
                      <w:r w:rsidR="00243291" w:rsidRPr="00005BA4">
                        <w:t xml:space="preserve"> within the enzyme</w:t>
                      </w:r>
                      <w:r w:rsidR="00243291">
                        <w:t xml:space="preserve"> (mesh</w:t>
                      </w:r>
                      <w:r w:rsidR="00F052FB">
                        <w:t>)</w:t>
                      </w:r>
                      <w:r w:rsidR="00243291" w:rsidRPr="00005BA4">
                        <w:t xml:space="preserve"> binding site and the distribution of complementary electrostatic features at the interaction interface, suggesting favorable enzyme-substrate recognition.</w:t>
                      </w:r>
                    </w:p>
                    <w:p w14:paraId="15B7ADB3" w14:textId="692C3E5B" w:rsidR="0010578A" w:rsidRPr="00325D53" w:rsidRDefault="0010578A" w:rsidP="0010578A">
                      <w:pPr>
                        <w:pStyle w:val="Caption"/>
                      </w:pPr>
                    </w:p>
                  </w:txbxContent>
                </v:textbox>
                <w10:wrap anchorx="margin"/>
              </v:shape>
            </w:pict>
          </mc:Fallback>
        </mc:AlternateContent>
      </w:r>
    </w:p>
    <w:p w14:paraId="7CCA4527" w14:textId="4082AB29" w:rsidR="00AB5FC0" w:rsidRDefault="00AB5FC0" w:rsidP="0010578A"/>
    <w:p w14:paraId="08BBE824" w14:textId="0A88FB48" w:rsidR="00AB5FC0" w:rsidRDefault="00AB5FC0" w:rsidP="0010578A"/>
    <w:p w14:paraId="4DB43DA8" w14:textId="4EFB4FD2" w:rsidR="00AB5FC0" w:rsidRDefault="00AB5FC0" w:rsidP="0010578A"/>
    <w:p w14:paraId="6ABE6E76" w14:textId="63710567" w:rsidR="0010578A" w:rsidRPr="0010578A" w:rsidRDefault="0010578A" w:rsidP="0010578A"/>
    <w:p w14:paraId="13D2EB26" w14:textId="0019B775" w:rsidR="0010578A" w:rsidRDefault="0010578A" w:rsidP="0010578A">
      <w:r w:rsidRPr="0010578A">
        <w:lastRenderedPageBreak/>
        <w:t>Examination of the docked complex (</w:t>
      </w:r>
      <w:r w:rsidR="00CD1D12">
        <w:fldChar w:fldCharType="begin"/>
      </w:r>
      <w:r w:rsidR="00CD1D12">
        <w:instrText xml:space="preserve"> REF _Ref242494448 \h </w:instrText>
      </w:r>
      <w:r w:rsidR="00CD1D12">
        <w:fldChar w:fldCharType="separate"/>
      </w:r>
      <w:r w:rsidR="00CD1D12">
        <w:t xml:space="preserve">Figure </w:t>
      </w:r>
      <w:r w:rsidR="00CD1D12">
        <w:rPr>
          <w:noProof/>
        </w:rPr>
        <w:t>5</w:t>
      </w:r>
      <w:r w:rsidR="00CD1D12">
        <w:fldChar w:fldCharType="end"/>
      </w:r>
      <w:r w:rsidRPr="0010578A">
        <w:t>C) revealed that the PMMA dimer</w:t>
      </w:r>
      <w:r w:rsidR="000D1631">
        <w:t xml:space="preserve"> </w:t>
      </w:r>
      <w:r w:rsidRPr="0010578A">
        <w:t xml:space="preserve">is positioned </w:t>
      </w:r>
      <w:r w:rsidR="003600DE">
        <w:t xml:space="preserve">buried </w:t>
      </w:r>
      <w:r w:rsidRPr="0010578A">
        <w:t xml:space="preserve">within the binding pocket of HL-Lipase, where its negatively polarized ester groups are exposed to neighboring positively charged regions of the enzyme surface. At the same time, surrounding negatively charged patches contribute to a complex electrostatic environment at degree of complementarity between the polymer substrate and the enzyme binding site, supporting the proposed binding mode and indicating that electrostatic interactions, together with </w:t>
      </w:r>
      <w:r w:rsidR="00744F3F">
        <w:t>lipophilic and hydrophilic</w:t>
      </w:r>
      <w:r w:rsidRPr="0010578A">
        <w:t xml:space="preserve"> interactions identified by </w:t>
      </w:r>
      <w:r w:rsidR="00045B89">
        <w:t>MLP</w:t>
      </w:r>
      <w:r w:rsidR="00D7074E">
        <w:t xml:space="preserve"> </w:t>
      </w:r>
      <w:hyperlink w:anchor="ref1" w:history="1">
        <w:r w:rsidR="007A1ECD" w:rsidRPr="00494EFB">
          <w:rPr>
            <w:rStyle w:val="Hyperlink"/>
            <w:vertAlign w:val="superscript"/>
          </w:rPr>
          <w:t>[1-3]</w:t>
        </w:r>
      </w:hyperlink>
      <w:r w:rsidRPr="0010578A">
        <w:t xml:space="preserve"> analysis, may contribute to substrate recognition and stabilization.</w:t>
      </w:r>
    </w:p>
    <w:p w14:paraId="26276A76" w14:textId="7C905C6B" w:rsidR="007415EF" w:rsidRPr="007415EF" w:rsidRDefault="007415EF" w:rsidP="007415EF">
      <w:pPr>
        <w:rPr>
          <w:lang w:val="hu-HU"/>
        </w:rPr>
      </w:pPr>
    </w:p>
    <w:p w14:paraId="5A20EE69" w14:textId="649DD696" w:rsidR="00FB03A4" w:rsidRDefault="00AE477E" w:rsidP="00CF0B23">
      <w:pPr>
        <w:pStyle w:val="Subtitle"/>
        <w:jc w:val="left"/>
        <w:rPr>
          <w:sz w:val="28"/>
          <w:szCs w:val="28"/>
        </w:rPr>
      </w:pPr>
      <w:r w:rsidRPr="00AE477E">
        <w:rPr>
          <w:sz w:val="28"/>
          <w:szCs w:val="28"/>
        </w:rPr>
        <w:t>CALB and PMMA</w:t>
      </w:r>
    </w:p>
    <w:p w14:paraId="686E803C" w14:textId="77777777" w:rsidR="00CF0B23" w:rsidRPr="00CF0B23" w:rsidRDefault="00CF0B23" w:rsidP="00CF0B23">
      <w:pPr>
        <w:rPr>
          <w:lang w:val="hu-HU"/>
        </w:rPr>
      </w:pPr>
    </w:p>
    <w:p w14:paraId="2FF560F9" w14:textId="79D40EB3" w:rsidR="009A1645" w:rsidRDefault="00D61C40" w:rsidP="009A1645">
      <w:r w:rsidRPr="00D61C40">
        <w:rPr>
          <w:noProof/>
          <w14:ligatures w14:val="standardContextual"/>
        </w:rPr>
        <w:drawing>
          <wp:anchor distT="0" distB="0" distL="114300" distR="114300" simplePos="0" relativeHeight="251658240" behindDoc="0" locked="0" layoutInCell="1" allowOverlap="1" wp14:anchorId="31F001C8" wp14:editId="6E75B380">
            <wp:simplePos x="0" y="0"/>
            <wp:positionH relativeFrom="column">
              <wp:posOffset>3937000</wp:posOffset>
            </wp:positionH>
            <wp:positionV relativeFrom="paragraph">
              <wp:posOffset>1102395</wp:posOffset>
            </wp:positionV>
            <wp:extent cx="2025976" cy="2096638"/>
            <wp:effectExtent l="0" t="0" r="0" b="0"/>
            <wp:wrapNone/>
            <wp:docPr id="163022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25010" name=""/>
                    <pic:cNvPicPr/>
                  </pic:nvPicPr>
                  <pic:blipFill rotWithShape="1">
                    <a:blip r:embed="rId31" cstate="print">
                      <a:extLst>
                        <a:ext uri="{28A0092B-C50C-407E-A947-70E740481C1C}">
                          <a14:useLocalDpi xmlns:a14="http://schemas.microsoft.com/office/drawing/2010/main" val="0"/>
                        </a:ext>
                      </a:extLst>
                    </a:blip>
                    <a:srcRect r="19168" b="11768"/>
                    <a:stretch>
                      <a:fillRect/>
                    </a:stretch>
                  </pic:blipFill>
                  <pic:spPr bwMode="auto">
                    <a:xfrm>
                      <a:off x="0" y="0"/>
                      <a:ext cx="2025976" cy="20966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A1645" w:rsidRPr="009A1645">
        <w:t xml:space="preserve">The </w:t>
      </w:r>
      <w:r w:rsidR="00045B89">
        <w:t>MLP</w:t>
      </w:r>
      <w:r w:rsidR="00D7074E">
        <w:t xml:space="preserve"> </w:t>
      </w:r>
      <w:hyperlink w:anchor="ref1" w:history="1">
        <w:r w:rsidR="007A1ECD" w:rsidRPr="00494EFB">
          <w:rPr>
            <w:rStyle w:val="Hyperlink"/>
            <w:vertAlign w:val="superscript"/>
          </w:rPr>
          <w:t>[1-3]</w:t>
        </w:r>
      </w:hyperlink>
      <w:r w:rsidR="009A1645" w:rsidRPr="009A1645">
        <w:t xml:space="preserve"> map of CALB reveals multiple lipophilic regions distributed throughout the enzyme surface (</w:t>
      </w:r>
      <w:r w:rsidR="00BA6CD8">
        <w:fldChar w:fldCharType="begin"/>
      </w:r>
      <w:r w:rsidR="00BA6CD8">
        <w:instrText xml:space="preserve"> REF _Ref242494532 \h </w:instrText>
      </w:r>
      <w:r w:rsidR="00BA6CD8">
        <w:fldChar w:fldCharType="separate"/>
      </w:r>
      <w:r w:rsidR="00BA6CD8">
        <w:t xml:space="preserve">Figure </w:t>
      </w:r>
      <w:r w:rsidR="00BA6CD8">
        <w:rPr>
          <w:noProof/>
        </w:rPr>
        <w:t>6</w:t>
      </w:r>
      <w:r w:rsidR="00BA6CD8">
        <w:fldChar w:fldCharType="end"/>
      </w:r>
      <w:r w:rsidR="00BA6CD8" w:rsidRPr="00F052FB">
        <w:t>B</w:t>
      </w:r>
      <w:r w:rsidR="009A1645" w:rsidRPr="009A1645">
        <w:t xml:space="preserve">). In agreement with the previous lipase systems, </w:t>
      </w:r>
      <w:r w:rsidR="00924C99">
        <w:t xml:space="preserve">many </w:t>
      </w:r>
      <w:r w:rsidR="00297F34">
        <w:t>lipophilic and hydrophilic</w:t>
      </w:r>
      <w:r w:rsidR="009A1645" w:rsidRPr="009A1645">
        <w:t xml:space="preserve"> patch</w:t>
      </w:r>
      <w:r w:rsidR="00924C99">
        <w:t>es</w:t>
      </w:r>
      <w:r w:rsidR="009A1645" w:rsidRPr="009A1645">
        <w:t xml:space="preserve"> </w:t>
      </w:r>
      <w:r w:rsidR="00924C99">
        <w:t>are</w:t>
      </w:r>
      <w:r w:rsidR="009A1645" w:rsidRPr="009A1645">
        <w:t xml:space="preserve"> observed in the vicinity of the active site. Upon docking (</w:t>
      </w:r>
      <w:r w:rsidR="00BA6CD8">
        <w:fldChar w:fldCharType="begin"/>
      </w:r>
      <w:r w:rsidR="00BA6CD8">
        <w:instrText xml:space="preserve"> REF _Ref242494532 \h </w:instrText>
      </w:r>
      <w:r w:rsidR="00BA6CD8">
        <w:fldChar w:fldCharType="separate"/>
      </w:r>
      <w:r w:rsidR="00BA6CD8">
        <w:t xml:space="preserve">Figure </w:t>
      </w:r>
      <w:r w:rsidR="00BA6CD8">
        <w:rPr>
          <w:noProof/>
        </w:rPr>
        <w:t>6</w:t>
      </w:r>
      <w:r w:rsidR="00BA6CD8">
        <w:fldChar w:fldCharType="end"/>
      </w:r>
      <w:r w:rsidR="00E76C59">
        <w:t>C</w:t>
      </w:r>
      <w:r w:rsidR="009A1645" w:rsidRPr="009A1645">
        <w:t>), the PMMA dimer is positioned within this lipophilic environment, with its hydrophobic backbone overlapping the enzyme's lipophilic surface. This spatial correspondence suggests a favorable degree of lipophilic complementarity between CALB and PMMA and supports the proposed binding mode.</w:t>
      </w:r>
    </w:p>
    <w:p w14:paraId="35BB0131" w14:textId="29D65787" w:rsidR="00BC2AE6" w:rsidRDefault="00FB03A4" w:rsidP="009A1645">
      <w:pPr>
        <w:rPr>
          <w:noProof/>
          <w14:ligatures w14:val="standardContextual"/>
        </w:rPr>
      </w:pPr>
      <w:r w:rsidRPr="00F15B64">
        <w:rPr>
          <w:noProof/>
          <w14:ligatures w14:val="standardContextual"/>
        </w:rPr>
        <w:drawing>
          <wp:anchor distT="0" distB="0" distL="114300" distR="114300" simplePos="0" relativeHeight="251659264" behindDoc="0" locked="0" layoutInCell="1" allowOverlap="1" wp14:anchorId="58EC9F1C" wp14:editId="0F454B93">
            <wp:simplePos x="0" y="0"/>
            <wp:positionH relativeFrom="page">
              <wp:align>center</wp:align>
            </wp:positionH>
            <wp:positionV relativeFrom="paragraph">
              <wp:posOffset>78139</wp:posOffset>
            </wp:positionV>
            <wp:extent cx="2543849" cy="1919416"/>
            <wp:effectExtent l="0" t="0" r="0" b="5080"/>
            <wp:wrapNone/>
            <wp:docPr id="145855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51867" name=""/>
                    <pic:cNvPicPr/>
                  </pic:nvPicPr>
                  <pic:blipFill rotWithShape="1">
                    <a:blip r:embed="rId32" cstate="print">
                      <a:clrChange>
                        <a:clrFrom>
                          <a:srgbClr val="FFFFFF"/>
                        </a:clrFrom>
                        <a:clrTo>
                          <a:srgbClr val="FFFFFF">
                            <a:alpha val="0"/>
                          </a:srgbClr>
                        </a:clrTo>
                      </a:clrChange>
                      <a:extLst>
                        <a:ext uri="{28A0092B-C50C-407E-A947-70E740481C1C}">
                          <a14:useLocalDpi xmlns:a14="http://schemas.microsoft.com/office/drawing/2010/main" val="0"/>
                        </a:ext>
                      </a:extLst>
                    </a:blip>
                    <a:srcRect b="13550"/>
                    <a:stretch>
                      <a:fillRect/>
                    </a:stretch>
                  </pic:blipFill>
                  <pic:spPr bwMode="auto">
                    <a:xfrm>
                      <a:off x="0" y="0"/>
                      <a:ext cx="2543849" cy="19194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5EE30E" w14:textId="1EE8B07C" w:rsidR="00BC2AE6" w:rsidRDefault="00FB03A4" w:rsidP="009A1645">
      <w:pPr>
        <w:rPr>
          <w:noProof/>
          <w14:ligatures w14:val="standardContextual"/>
        </w:rPr>
      </w:pPr>
      <w:r w:rsidRPr="00A204F4">
        <w:rPr>
          <w:noProof/>
          <w14:ligatures w14:val="standardContextual"/>
        </w:rPr>
        <w:drawing>
          <wp:anchor distT="0" distB="0" distL="114300" distR="114300" simplePos="0" relativeHeight="251660288" behindDoc="0" locked="0" layoutInCell="1" allowOverlap="1" wp14:anchorId="283FC6DE" wp14:editId="78858822">
            <wp:simplePos x="0" y="0"/>
            <wp:positionH relativeFrom="margin">
              <wp:align>left</wp:align>
            </wp:positionH>
            <wp:positionV relativeFrom="paragraph">
              <wp:posOffset>141152</wp:posOffset>
            </wp:positionV>
            <wp:extent cx="1308072" cy="1318055"/>
            <wp:effectExtent l="0" t="0" r="0" b="0"/>
            <wp:wrapNone/>
            <wp:docPr id="169234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43720" name=""/>
                    <pic:cNvPicPr/>
                  </pic:nvPicPr>
                  <pic:blipFill rotWithShape="1">
                    <a:blip r:embed="rId33" cstate="print">
                      <a:clrChange>
                        <a:clrFrom>
                          <a:srgbClr val="FFFFFF"/>
                        </a:clrFrom>
                        <a:clrTo>
                          <a:srgbClr val="FFFFFF">
                            <a:alpha val="0"/>
                          </a:srgbClr>
                        </a:clrTo>
                      </a:clrChange>
                      <a:extLst>
                        <a:ext uri="{28A0092B-C50C-407E-A947-70E740481C1C}">
                          <a14:useLocalDpi xmlns:a14="http://schemas.microsoft.com/office/drawing/2010/main" val="0"/>
                        </a:ext>
                      </a:extLst>
                    </a:blip>
                    <a:srcRect l="26229" r="27157" b="17804"/>
                    <a:stretch>
                      <a:fillRect/>
                    </a:stretch>
                  </pic:blipFill>
                  <pic:spPr bwMode="auto">
                    <a:xfrm>
                      <a:off x="0" y="0"/>
                      <a:ext cx="1308072" cy="131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F9EC71" w14:textId="77777777" w:rsidR="00FB03A4" w:rsidRDefault="00FB03A4" w:rsidP="009A1645">
      <w:pPr>
        <w:rPr>
          <w:noProof/>
          <w14:ligatures w14:val="standardContextual"/>
        </w:rPr>
      </w:pPr>
    </w:p>
    <w:p w14:paraId="50F80B71" w14:textId="5A72E87F" w:rsidR="00BC2AE6" w:rsidRDefault="00BC2AE6" w:rsidP="009A1645"/>
    <w:p w14:paraId="49BB3A0D" w14:textId="53262EDA" w:rsidR="00BC2AE6" w:rsidRDefault="00BC2AE6" w:rsidP="009A1645"/>
    <w:p w14:paraId="261533F9" w14:textId="3EE0FA0A" w:rsidR="00BC2AE6" w:rsidRDefault="00BC2AE6" w:rsidP="009A1645">
      <w:pPr>
        <w:rPr>
          <w:noProof/>
          <w14:ligatures w14:val="standardContextual"/>
        </w:rPr>
      </w:pPr>
    </w:p>
    <w:p w14:paraId="048ED825" w14:textId="1F478DF8" w:rsidR="00BC2AE6" w:rsidRDefault="00BC2AE6" w:rsidP="009A1645"/>
    <w:p w14:paraId="5822A15A" w14:textId="201AB653" w:rsidR="00BC2AE6" w:rsidRDefault="00BC2AE6" w:rsidP="009A1645"/>
    <w:p w14:paraId="410AEEDA" w14:textId="3B1A0C08" w:rsidR="00BC2AE6" w:rsidRPr="00616E72" w:rsidRDefault="00BC2AE6" w:rsidP="009A1645">
      <w:pPr>
        <w:rPr>
          <w:lang w:val="hu-HU"/>
        </w:rPr>
      </w:pPr>
    </w:p>
    <w:p w14:paraId="6B84C2F1" w14:textId="0747DADD" w:rsidR="009B5E43" w:rsidRDefault="009B5E43" w:rsidP="009B5E43"/>
    <w:p w14:paraId="733B737B" w14:textId="2F41DD63" w:rsidR="009B5E43" w:rsidRDefault="009B5E43" w:rsidP="009B5E43"/>
    <w:p w14:paraId="481DD2D5" w14:textId="2745ECB8" w:rsidR="009B5E43" w:rsidRDefault="009B5E43" w:rsidP="009B5E43"/>
    <w:p w14:paraId="7260B9A0" w14:textId="61C79D03" w:rsidR="009B5E43" w:rsidRDefault="00FB03A4" w:rsidP="009B5E43">
      <w:r>
        <w:rPr>
          <w:noProof/>
          <w14:ligatures w14:val="standardContextual"/>
        </w:rPr>
        <mc:AlternateContent>
          <mc:Choice Requires="wpg">
            <w:drawing>
              <wp:anchor distT="0" distB="0" distL="114300" distR="114300" simplePos="0" relativeHeight="251648000" behindDoc="0" locked="0" layoutInCell="1" allowOverlap="1" wp14:anchorId="6EA94338" wp14:editId="69324E56">
                <wp:simplePos x="0" y="0"/>
                <wp:positionH relativeFrom="margin">
                  <wp:posOffset>504379</wp:posOffset>
                </wp:positionH>
                <wp:positionV relativeFrom="paragraph">
                  <wp:posOffset>9079</wp:posOffset>
                </wp:positionV>
                <wp:extent cx="4650105" cy="313055"/>
                <wp:effectExtent l="0" t="0" r="17145" b="10795"/>
                <wp:wrapNone/>
                <wp:docPr id="1309762373" name="Group 33"/>
                <wp:cNvGraphicFramePr/>
                <a:graphic xmlns:a="http://schemas.openxmlformats.org/drawingml/2006/main">
                  <a:graphicData uri="http://schemas.microsoft.com/office/word/2010/wordprocessingGroup">
                    <wpg:wgp>
                      <wpg:cNvGrpSpPr/>
                      <wpg:grpSpPr>
                        <a:xfrm>
                          <a:off x="0" y="0"/>
                          <a:ext cx="4650105" cy="313055"/>
                          <a:chOff x="279816" y="1853784"/>
                          <a:chExt cx="4482631" cy="295752"/>
                        </a:xfrm>
                      </wpg:grpSpPr>
                      <wpg:grpSp>
                        <wpg:cNvPr id="2057409199" name="Group 22"/>
                        <wpg:cNvGrpSpPr/>
                        <wpg:grpSpPr>
                          <a:xfrm>
                            <a:off x="279816" y="1853784"/>
                            <a:ext cx="2477770" cy="281940"/>
                            <a:chOff x="1342162" y="2765688"/>
                            <a:chExt cx="2478426" cy="282617"/>
                          </a:xfrm>
                        </wpg:grpSpPr>
                        <wps:wsp>
                          <wps:cNvPr id="535542175" name="Text Box 2"/>
                          <wps:cNvSpPr txBox="1">
                            <a:spLocks noChangeArrowheads="1"/>
                          </wps:cNvSpPr>
                          <wps:spPr bwMode="auto">
                            <a:xfrm>
                              <a:off x="1342162" y="2765688"/>
                              <a:ext cx="350479" cy="266646"/>
                            </a:xfrm>
                            <a:prstGeom prst="rect">
                              <a:avLst/>
                            </a:prstGeom>
                            <a:solidFill>
                              <a:srgbClr val="FFFFFF"/>
                            </a:solidFill>
                            <a:ln w="9525">
                              <a:solidFill>
                                <a:srgbClr val="000000"/>
                              </a:solidFill>
                              <a:miter lim="800000"/>
                              <a:headEnd/>
                              <a:tailEnd/>
                            </a:ln>
                          </wps:spPr>
                          <wps:txbx>
                            <w:txbxContent>
                              <w:p w14:paraId="6682BBA9" w14:textId="77777777" w:rsidR="009A1645" w:rsidRDefault="009A1645" w:rsidP="009A1645">
                                <w:r>
                                  <w:t>A</w:t>
                                </w:r>
                                <w:r w:rsidRPr="00E51BB5">
                                  <w:rPr>
                                    <w:noProof/>
                                  </w:rPr>
                                  <w:drawing>
                                    <wp:inline distT="0" distB="0" distL="0" distR="0" wp14:anchorId="29391141" wp14:editId="0D57B159">
                                      <wp:extent cx="158750" cy="130810"/>
                                      <wp:effectExtent l="0" t="0" r="0" b="2540"/>
                                      <wp:docPr id="1417060649"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s:wsp>
                          <wps:cNvPr id="176277526" name="Text Box 2"/>
                          <wps:cNvSpPr txBox="1">
                            <a:spLocks noChangeArrowheads="1"/>
                          </wps:cNvSpPr>
                          <wps:spPr bwMode="auto">
                            <a:xfrm>
                              <a:off x="3470109" y="2781659"/>
                              <a:ext cx="350479" cy="266646"/>
                            </a:xfrm>
                            <a:prstGeom prst="rect">
                              <a:avLst/>
                            </a:prstGeom>
                            <a:solidFill>
                              <a:srgbClr val="FFFFFF"/>
                            </a:solidFill>
                            <a:ln w="9525">
                              <a:solidFill>
                                <a:srgbClr val="000000"/>
                              </a:solidFill>
                              <a:miter lim="800000"/>
                              <a:headEnd/>
                              <a:tailEnd/>
                            </a:ln>
                          </wps:spPr>
                          <wps:txbx>
                            <w:txbxContent>
                              <w:p w14:paraId="120C62FD" w14:textId="753C3B15" w:rsidR="009A1645" w:rsidRDefault="009A1645" w:rsidP="009A1645">
                                <w:r>
                                  <w:t>B</w:t>
                                </w:r>
                                <w:r w:rsidRPr="00E51BB5">
                                  <w:rPr>
                                    <w:noProof/>
                                  </w:rPr>
                                  <w:drawing>
                                    <wp:inline distT="0" distB="0" distL="0" distR="0" wp14:anchorId="7046C6F5" wp14:editId="664BA535">
                                      <wp:extent cx="158750" cy="130810"/>
                                      <wp:effectExtent l="0" t="0" r="0" b="2540"/>
                                      <wp:docPr id="1199220284"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g:grpSp>
                      <wps:wsp>
                        <wps:cNvPr id="2007385947" name="Text Box 2"/>
                        <wps:cNvSpPr txBox="1">
                          <a:spLocks noChangeArrowheads="1"/>
                        </wps:cNvSpPr>
                        <wps:spPr bwMode="auto">
                          <a:xfrm>
                            <a:off x="4412105" y="1883764"/>
                            <a:ext cx="350342" cy="265772"/>
                          </a:xfrm>
                          <a:prstGeom prst="rect">
                            <a:avLst/>
                          </a:prstGeom>
                          <a:solidFill>
                            <a:srgbClr val="FFFFFF"/>
                          </a:solidFill>
                          <a:ln w="9525">
                            <a:solidFill>
                              <a:srgbClr val="000000"/>
                            </a:solidFill>
                            <a:miter lim="800000"/>
                            <a:headEnd/>
                            <a:tailEnd/>
                          </a:ln>
                        </wps:spPr>
                        <wps:txbx>
                          <w:txbxContent>
                            <w:p w14:paraId="7FA91C2E" w14:textId="65F894C1" w:rsidR="00C21CC6" w:rsidRDefault="00C21CC6" w:rsidP="00C21CC6">
                              <w:r>
                                <w:t>C</w:t>
                              </w:r>
                              <w:r w:rsidRPr="00E51BB5">
                                <w:rPr>
                                  <w:noProof/>
                                </w:rPr>
                                <w:drawing>
                                  <wp:inline distT="0" distB="0" distL="0" distR="0" wp14:anchorId="601C0283" wp14:editId="2D994AEF">
                                    <wp:extent cx="158750" cy="130810"/>
                                    <wp:effectExtent l="0" t="0" r="0" b="2540"/>
                                    <wp:docPr id="263324361"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EA94338" id="Group 33" o:spid="_x0000_s1058" style="position:absolute;left:0;text-align:left;margin-left:39.7pt;margin-top:.7pt;width:366.15pt;height:24.65pt;z-index:251648000;mso-position-horizontal-relative:margin;mso-width-relative:margin;mso-height-relative:margin" coordorigin="2798,18537" coordsize="44826,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">
                <v:group id="Group 22" o:spid="_x0000_s1059" style="position:absolute;left:2798;top:18537;width:24777;height:2820" coordorigin="13421,27656" coordsize="24784,2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">
                  <v:shape id="_x0000_s1060" type="#_x0000_t202" style="position:absolute;left:13421;top:27656;width:350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">
                    <v:textbox>
                      <w:txbxContent>
                        <w:p w14:paraId="6682BBA9" w14:textId="77777777" w:rsidR="009A1645" w:rsidRDefault="009A1645" w:rsidP="009A1645">
                          <w:r>
                            <w:t>A</w:t>
                          </w:r>
                          <w:r w:rsidRPr="00E51BB5">
                            <w:rPr>
                              <w:noProof/>
                            </w:rPr>
                            <w:drawing>
                              <wp:inline distT="0" distB="0" distL="0" distR="0" wp14:anchorId="29391141" wp14:editId="0D57B159">
                                <wp:extent cx="158750" cy="130810"/>
                                <wp:effectExtent l="0" t="0" r="0" b="2540"/>
                                <wp:docPr id="1417060649"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v:shape id="_x0000_s1061" type="#_x0000_t202" style="position:absolute;left:34701;top:27816;width:350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">
                    <v:textbox>
                      <w:txbxContent>
                        <w:p w14:paraId="120C62FD" w14:textId="753C3B15" w:rsidR="009A1645" w:rsidRDefault="009A1645" w:rsidP="009A1645">
                          <w:r>
                            <w:t>B</w:t>
                          </w:r>
                          <w:r w:rsidRPr="00E51BB5">
                            <w:rPr>
                              <w:noProof/>
                            </w:rPr>
                            <w:drawing>
                              <wp:inline distT="0" distB="0" distL="0" distR="0" wp14:anchorId="7046C6F5" wp14:editId="664BA535">
                                <wp:extent cx="158750" cy="130810"/>
                                <wp:effectExtent l="0" t="0" r="0" b="2540"/>
                                <wp:docPr id="1199220284"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v:group>
                <v:shape id="_x0000_s1062" type="#_x0000_t202" style="position:absolute;left:44121;top:18837;width:3503;height:2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">
                  <v:textbox>
                    <w:txbxContent>
                      <w:p w14:paraId="7FA91C2E" w14:textId="65F894C1" w:rsidR="00C21CC6" w:rsidRDefault="00C21CC6" w:rsidP="00C21CC6">
                        <w:r>
                          <w:t>C</w:t>
                        </w:r>
                        <w:r w:rsidRPr="00E51BB5">
                          <w:rPr>
                            <w:noProof/>
                          </w:rPr>
                          <w:drawing>
                            <wp:inline distT="0" distB="0" distL="0" distR="0" wp14:anchorId="601C0283" wp14:editId="2D994AEF">
                              <wp:extent cx="158750" cy="130810"/>
                              <wp:effectExtent l="0" t="0" r="0" b="2540"/>
                              <wp:docPr id="263324361"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w10:wrap anchorx="margin"/>
              </v:group>
            </w:pict>
          </mc:Fallback>
        </mc:AlternateContent>
      </w:r>
    </w:p>
    <w:p w14:paraId="2D988FD3" w14:textId="5DF41A9E" w:rsidR="009B5E43" w:rsidRDefault="00FB03A4" w:rsidP="009B5E43">
      <w:r>
        <w:rPr>
          <w:noProof/>
        </w:rPr>
        <mc:AlternateContent>
          <mc:Choice Requires="wps">
            <w:drawing>
              <wp:anchor distT="0" distB="0" distL="114300" distR="114300" simplePos="0" relativeHeight="251641856" behindDoc="0" locked="0" layoutInCell="1" allowOverlap="1" wp14:anchorId="41E40AB1" wp14:editId="3D43D12B">
                <wp:simplePos x="0" y="0"/>
                <wp:positionH relativeFrom="margin">
                  <wp:posOffset>-482444</wp:posOffset>
                </wp:positionH>
                <wp:positionV relativeFrom="paragraph">
                  <wp:posOffset>150402</wp:posOffset>
                </wp:positionV>
                <wp:extent cx="6928338" cy="852692"/>
                <wp:effectExtent l="0" t="0" r="6350" b="5080"/>
                <wp:wrapNone/>
                <wp:docPr id="640039440" name="Text Box 1"/>
                <wp:cNvGraphicFramePr/>
                <a:graphic xmlns:a="http://schemas.openxmlformats.org/drawingml/2006/main">
                  <a:graphicData uri="http://schemas.microsoft.com/office/word/2010/wordprocessingShape">
                    <wps:wsp>
                      <wps:cNvSpPr txBox="1"/>
                      <wps:spPr>
                        <a:xfrm>
                          <a:off x="0" y="0"/>
                          <a:ext cx="6928338" cy="852692"/>
                        </a:xfrm>
                        <a:prstGeom prst="rect">
                          <a:avLst/>
                        </a:prstGeom>
                        <a:solidFill>
                          <a:prstClr val="white"/>
                        </a:solidFill>
                        <a:ln>
                          <a:noFill/>
                        </a:ln>
                      </wps:spPr>
                      <wps:txbx>
                        <w:txbxContent>
                          <w:p w14:paraId="3BD77AE0" w14:textId="04EB5C99" w:rsidR="00BA6CD8" w:rsidRPr="009A18D3" w:rsidRDefault="00A272D8" w:rsidP="00BA6CD8">
                            <w:pPr>
                              <w:pStyle w:val="Caption"/>
                            </w:pPr>
                            <w:bookmarkStart w:id="17" w:name="_Ref242494532"/>
                            <w:r>
                              <w:t xml:space="preserve">Figure </w:t>
                            </w:r>
                            <w:fldSimple w:instr=" SEQ Figure \* ARABIC ">
                              <w:r w:rsidR="003E6B45">
                                <w:rPr>
                                  <w:noProof/>
                                </w:rPr>
                                <w:t>6</w:t>
                              </w:r>
                            </w:fldSimple>
                            <w:bookmarkEnd w:id="17"/>
                            <w:r w:rsidR="00C21CC6">
                              <w:rPr>
                                <w:noProof/>
                              </w:rPr>
                              <w:t>.</w:t>
                            </w:r>
                            <w:r w:rsidR="00BA6CD8" w:rsidRPr="00634065">
                              <w:t xml:space="preserve"> </w:t>
                            </w:r>
                            <w:r w:rsidR="00BA6CD8">
                              <w:t>MLP</w:t>
                            </w:r>
                            <w:r w:rsidR="00BA6CD8" w:rsidRPr="00C805FD">
                              <w:t xml:space="preserve"> surfaces of the</w:t>
                            </w:r>
                            <w:r w:rsidR="00F040EC">
                              <w:t xml:space="preserve"> CALB</w:t>
                            </w:r>
                            <w:r w:rsidR="00BA6CD8" w:rsidRPr="00C805FD">
                              <w:t xml:space="preserve">/PMMA system. </w:t>
                            </w:r>
                            <w:r w:rsidR="00BA6CD8" w:rsidRPr="00C805FD">
                              <w:rPr>
                                <w:b/>
                                <w:bCs/>
                              </w:rPr>
                              <w:t>(A)</w:t>
                            </w:r>
                            <w:r w:rsidR="00BA6CD8" w:rsidRPr="00C805FD">
                              <w:t xml:space="preserve"> MLP surface of the PMMA dimer, with lipophilic and hydrophilic regions shown in yellow and cyan, respectively. </w:t>
                            </w:r>
                            <w:r w:rsidR="00BA6CD8" w:rsidRPr="00C805FD">
                              <w:rPr>
                                <w:b/>
                                <w:bCs/>
                              </w:rPr>
                              <w:t>(B)</w:t>
                            </w:r>
                            <w:r w:rsidR="00BA6CD8" w:rsidRPr="00C805FD">
                              <w:t xml:space="preserve"> MLP surface of </w:t>
                            </w:r>
                            <w:r w:rsidR="00F040EC">
                              <w:t>CALB</w:t>
                            </w:r>
                            <w:r w:rsidR="00BA6CD8" w:rsidRPr="00C805FD">
                              <w:t>, highlighting lipophilic and hydrophilic surface patches in yellow and cyan, respectively</w:t>
                            </w:r>
                            <w:r w:rsidR="00BA6CD8">
                              <w:t>, binding pocket depicted with dots</w:t>
                            </w:r>
                            <w:r w:rsidR="00BA6CD8" w:rsidRPr="00C805FD">
                              <w:t xml:space="preserve">. </w:t>
                            </w:r>
                            <w:r w:rsidR="00BA6CD8" w:rsidRPr="00C805FD">
                              <w:rPr>
                                <w:b/>
                                <w:bCs/>
                              </w:rPr>
                              <w:t>(C)</w:t>
                            </w:r>
                            <w:r w:rsidR="00BA6CD8" w:rsidRPr="00C805FD">
                              <w:t xml:space="preserve"> Docked </w:t>
                            </w:r>
                            <w:r w:rsidR="00F040EC">
                              <w:t>CALB</w:t>
                            </w:r>
                            <w:r w:rsidR="00BA6CD8" w:rsidRPr="00C805FD">
                              <w:t>/PMMA complex illustrating the qualitative complementarity of the interacting surfaces. Lipophilic regions of the PMMA dimer (</w:t>
                            </w:r>
                            <w:proofErr w:type="spellStart"/>
                            <w:r w:rsidR="00BA6CD8" w:rsidRPr="00C805FD">
                              <w:t>isosurface</w:t>
                            </w:r>
                            <w:proofErr w:type="spellEnd"/>
                            <w:r w:rsidR="00BA6CD8" w:rsidRPr="00C805FD">
                              <w:t>) align with lipophilic patches on the enzyme surface (mesh), while hydrophilic regions correspond to hydrophilic areas. This complementary distribution supports favorable enzyme-substrate interactions. The enzyme surface is displayed as a mesh on a black background to enhance visual contrast</w:t>
                            </w:r>
                            <w:r w:rsidR="00BA6CD8">
                              <w:t>.</w:t>
                            </w:r>
                          </w:p>
                          <w:p w14:paraId="74A5ECA6" w14:textId="5491B066" w:rsidR="00A272D8" w:rsidRPr="00A272D8" w:rsidRDefault="00A272D8" w:rsidP="00A272D8">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40AB1" id="_x0000_s1063" type="#_x0000_t202" style="position:absolute;left:0;text-align:left;margin-left:-38pt;margin-top:11.85pt;width:545.55pt;height:67.15pt;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" stroked="f">
                <v:textbox inset="0,0,0,0">
                  <w:txbxContent>
                    <w:p w14:paraId="3BD77AE0" w14:textId="04EB5C99" w:rsidR="00BA6CD8" w:rsidRPr="009A18D3" w:rsidRDefault="00A272D8" w:rsidP="00BA6CD8">
                      <w:pPr>
                        <w:pStyle w:val="Caption"/>
                      </w:pPr>
                      <w:bookmarkStart w:id="18" w:name="_Ref242494532"/>
                      <w:r>
                        <w:t xml:space="preserve">Figure </w:t>
                      </w:r>
                      <w:fldSimple w:instr=" SEQ Figure \* ARABIC ">
                        <w:r w:rsidR="003E6B45">
                          <w:rPr>
                            <w:noProof/>
                          </w:rPr>
                          <w:t>6</w:t>
                        </w:r>
                      </w:fldSimple>
                      <w:bookmarkEnd w:id="18"/>
                      <w:r w:rsidR="00C21CC6">
                        <w:rPr>
                          <w:noProof/>
                        </w:rPr>
                        <w:t>.</w:t>
                      </w:r>
                      <w:r w:rsidR="00BA6CD8" w:rsidRPr="00634065">
                        <w:t xml:space="preserve"> </w:t>
                      </w:r>
                      <w:r w:rsidR="00BA6CD8">
                        <w:t>MLP</w:t>
                      </w:r>
                      <w:r w:rsidR="00BA6CD8" w:rsidRPr="00C805FD">
                        <w:t xml:space="preserve"> surfaces of the</w:t>
                      </w:r>
                      <w:r w:rsidR="00F040EC">
                        <w:t xml:space="preserve"> CALB</w:t>
                      </w:r>
                      <w:r w:rsidR="00BA6CD8" w:rsidRPr="00C805FD">
                        <w:t xml:space="preserve">/PMMA system. </w:t>
                      </w:r>
                      <w:r w:rsidR="00BA6CD8" w:rsidRPr="00C805FD">
                        <w:rPr>
                          <w:b/>
                          <w:bCs/>
                        </w:rPr>
                        <w:t>(A)</w:t>
                      </w:r>
                      <w:r w:rsidR="00BA6CD8" w:rsidRPr="00C805FD">
                        <w:t xml:space="preserve"> MLP surface of the PMMA dimer, with lipophilic and hydrophilic regions shown in yellow and cyan, respectively. </w:t>
                      </w:r>
                      <w:r w:rsidR="00BA6CD8" w:rsidRPr="00C805FD">
                        <w:rPr>
                          <w:b/>
                          <w:bCs/>
                        </w:rPr>
                        <w:t>(B)</w:t>
                      </w:r>
                      <w:r w:rsidR="00BA6CD8" w:rsidRPr="00C805FD">
                        <w:t xml:space="preserve"> MLP surface of </w:t>
                      </w:r>
                      <w:r w:rsidR="00F040EC">
                        <w:t>CALB</w:t>
                      </w:r>
                      <w:r w:rsidR="00BA6CD8" w:rsidRPr="00C805FD">
                        <w:t>, highlighting lipophilic and hydrophilic surface patches in yellow and cyan, respectively</w:t>
                      </w:r>
                      <w:r w:rsidR="00BA6CD8">
                        <w:t>, binding pocket depicted with dots</w:t>
                      </w:r>
                      <w:r w:rsidR="00BA6CD8" w:rsidRPr="00C805FD">
                        <w:t xml:space="preserve">. </w:t>
                      </w:r>
                      <w:r w:rsidR="00BA6CD8" w:rsidRPr="00C805FD">
                        <w:rPr>
                          <w:b/>
                          <w:bCs/>
                        </w:rPr>
                        <w:t>(C)</w:t>
                      </w:r>
                      <w:r w:rsidR="00BA6CD8" w:rsidRPr="00C805FD">
                        <w:t xml:space="preserve"> Docked </w:t>
                      </w:r>
                      <w:r w:rsidR="00F040EC">
                        <w:t>CALB</w:t>
                      </w:r>
                      <w:r w:rsidR="00BA6CD8" w:rsidRPr="00C805FD">
                        <w:t>/PMMA complex illustrating the qualitative complementarity of the interacting surfaces. Lipophilic regions of the PMMA dimer (</w:t>
                      </w:r>
                      <w:proofErr w:type="spellStart"/>
                      <w:r w:rsidR="00BA6CD8" w:rsidRPr="00C805FD">
                        <w:t>isosurface</w:t>
                      </w:r>
                      <w:proofErr w:type="spellEnd"/>
                      <w:r w:rsidR="00BA6CD8" w:rsidRPr="00C805FD">
                        <w:t>) align with lipophilic patches on the enzyme surface (mesh), while hydrophilic regions correspond to hydrophilic areas. This complementary distribution supports favorable enzyme-substrate interactions. The enzyme surface is displayed as a mesh on a black background to enhance visual contrast</w:t>
                      </w:r>
                      <w:r w:rsidR="00BA6CD8">
                        <w:t>.</w:t>
                      </w:r>
                    </w:p>
                    <w:p w14:paraId="74A5ECA6" w14:textId="5491B066" w:rsidR="00A272D8" w:rsidRPr="00A272D8" w:rsidRDefault="00A272D8" w:rsidP="00A272D8">
                      <w:pPr>
                        <w:pStyle w:val="Caption"/>
                      </w:pPr>
                    </w:p>
                  </w:txbxContent>
                </v:textbox>
                <w10:wrap anchorx="margin"/>
              </v:shape>
            </w:pict>
          </mc:Fallback>
        </mc:AlternateContent>
      </w:r>
    </w:p>
    <w:p w14:paraId="7A983CEC" w14:textId="1D6BB239" w:rsidR="00616E72" w:rsidRDefault="00616E72" w:rsidP="009B5E43"/>
    <w:p w14:paraId="2B8F6895" w14:textId="2CFA7061" w:rsidR="00616E72" w:rsidRDefault="00616E72" w:rsidP="009B5E43"/>
    <w:p w14:paraId="56BDEE2B" w14:textId="3957A12A" w:rsidR="00616E72" w:rsidRDefault="00616E72" w:rsidP="009B5E43"/>
    <w:p w14:paraId="343B1BFD" w14:textId="5EB07F8D" w:rsidR="00616E72" w:rsidRDefault="00616E72" w:rsidP="009B5E43"/>
    <w:p w14:paraId="357FA863" w14:textId="68E64AA2" w:rsidR="00565A7B" w:rsidRDefault="00565A7B" w:rsidP="009B5E43"/>
    <w:p w14:paraId="469FA52D" w14:textId="658F4D10" w:rsidR="00A04ECB" w:rsidRDefault="008743C3" w:rsidP="009B5E43">
      <w:r w:rsidRPr="008743C3">
        <w:t>The electrostatic maps of the CALB/PMMA system reveal a complementary distribution of charged regions at the enzyme-substrate interface. PMMA</w:t>
      </w:r>
      <w:r w:rsidR="0052178A">
        <w:t xml:space="preserve"> (</w:t>
      </w:r>
      <w:r w:rsidR="0019101E">
        <w:fldChar w:fldCharType="begin"/>
      </w:r>
      <w:r w:rsidR="0019101E">
        <w:instrText xml:space="preserve"> REF _Ref242494640 \h </w:instrText>
      </w:r>
      <w:r w:rsidR="0019101E">
        <w:fldChar w:fldCharType="separate"/>
      </w:r>
      <w:r w:rsidR="0019101E">
        <w:t xml:space="preserve">Figure </w:t>
      </w:r>
      <w:r w:rsidR="0019101E">
        <w:rPr>
          <w:noProof/>
        </w:rPr>
        <w:t>7</w:t>
      </w:r>
      <w:r w:rsidR="0019101E">
        <w:fldChar w:fldCharType="end"/>
      </w:r>
      <w:r w:rsidR="0052178A">
        <w:t>A)</w:t>
      </w:r>
      <w:r w:rsidRPr="008743C3">
        <w:t xml:space="preserve"> exhibits localized positive and negative electrostatic potentials associated with its ester groups, while CALB</w:t>
      </w:r>
      <w:r w:rsidR="0052178A">
        <w:t xml:space="preserve"> (</w:t>
      </w:r>
      <w:r w:rsidR="0019101E">
        <w:fldChar w:fldCharType="begin"/>
      </w:r>
      <w:r w:rsidR="0019101E">
        <w:instrText xml:space="preserve"> REF _Ref242494640 \h </w:instrText>
      </w:r>
      <w:r w:rsidR="0019101E">
        <w:fldChar w:fldCharType="separate"/>
      </w:r>
      <w:r w:rsidR="0019101E">
        <w:t xml:space="preserve">Figure </w:t>
      </w:r>
      <w:r w:rsidR="0019101E">
        <w:rPr>
          <w:noProof/>
        </w:rPr>
        <w:t>7</w:t>
      </w:r>
      <w:r w:rsidR="0019101E">
        <w:fldChar w:fldCharType="end"/>
      </w:r>
      <w:r w:rsidR="0052178A">
        <w:t>B)</w:t>
      </w:r>
      <w:r w:rsidRPr="008743C3">
        <w:t xml:space="preserve"> presents a heterogeneous surface composed of both positively charged (blue) and negatively charged (red) patches. In the docked complex</w:t>
      </w:r>
      <w:r w:rsidR="0052178A">
        <w:t xml:space="preserve"> (</w:t>
      </w:r>
      <w:r w:rsidR="0019101E">
        <w:fldChar w:fldCharType="begin"/>
      </w:r>
      <w:r w:rsidR="0019101E">
        <w:instrText xml:space="preserve"> REF _Ref242494640 \h </w:instrText>
      </w:r>
      <w:r w:rsidR="0019101E">
        <w:fldChar w:fldCharType="separate"/>
      </w:r>
      <w:r w:rsidR="0019101E">
        <w:t xml:space="preserve">Figure </w:t>
      </w:r>
      <w:r w:rsidR="0019101E">
        <w:rPr>
          <w:noProof/>
        </w:rPr>
        <w:t>7</w:t>
      </w:r>
      <w:r w:rsidR="0019101E">
        <w:fldChar w:fldCharType="end"/>
      </w:r>
      <w:r w:rsidR="0052178A">
        <w:t>C</w:t>
      </w:r>
      <w:r w:rsidR="00BD6FDF">
        <w:t xml:space="preserve">) </w:t>
      </w:r>
      <w:r w:rsidRPr="008743C3">
        <w:t xml:space="preserve">the polymer </w:t>
      </w:r>
      <w:r w:rsidR="00BD6FDF">
        <w:t>is buried in</w:t>
      </w:r>
      <w:r w:rsidRPr="008743C3">
        <w:t xml:space="preserve"> a region containing both electrostatic environments, placing its negatively polarized ester moieties near positively charged areas of the enzyme. This arrangement suggests favorable electrostatic interactions that may contribute to substrate binding and stabilization within the active-site region.</w:t>
      </w:r>
      <w:r w:rsidR="009A0121" w:rsidRPr="009A0121">
        <w:rPr>
          <w:noProof/>
          <w14:ligatures w14:val="standardContextual"/>
        </w:rPr>
        <w:t xml:space="preserve"> </w:t>
      </w:r>
    </w:p>
    <w:p w14:paraId="784EC7F3" w14:textId="1F34B127" w:rsidR="006A095F" w:rsidRDefault="006A095F" w:rsidP="00D40636">
      <w:pPr>
        <w:pStyle w:val="Heading1"/>
      </w:pPr>
      <w:bookmarkStart w:id="19" w:name="_Toc243828488"/>
      <w:r w:rsidRPr="00785CB3">
        <w:rPr>
          <w:noProof/>
        </w:rPr>
        <w:lastRenderedPageBreak/>
        <w:drawing>
          <wp:anchor distT="0" distB="0" distL="114300" distR="114300" simplePos="0" relativeHeight="251663360" behindDoc="0" locked="0" layoutInCell="1" allowOverlap="1" wp14:anchorId="052F3E49" wp14:editId="6BF2B3AB">
            <wp:simplePos x="0" y="0"/>
            <wp:positionH relativeFrom="page">
              <wp:posOffset>5181240</wp:posOffset>
            </wp:positionH>
            <wp:positionV relativeFrom="paragraph">
              <wp:posOffset>-446817</wp:posOffset>
            </wp:positionV>
            <wp:extent cx="2748915" cy="2182495"/>
            <wp:effectExtent l="0" t="0" r="0" b="8255"/>
            <wp:wrapNone/>
            <wp:docPr id="203353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32556" name=""/>
                    <pic:cNvPicPr/>
                  </pic:nvPicPr>
                  <pic:blipFill rotWithShape="1">
                    <a:blip r:embed="rId34">
                      <a:clrChange>
                        <a:clrFrom>
                          <a:srgbClr val="FFFFFF"/>
                        </a:clrFrom>
                        <a:clrTo>
                          <a:srgbClr val="FFFFFF">
                            <a:alpha val="0"/>
                          </a:srgbClr>
                        </a:clrTo>
                      </a:clrChange>
                      <a:extLst>
                        <a:ext uri="{28A0092B-C50C-407E-A947-70E740481C1C}">
                          <a14:useLocalDpi xmlns:a14="http://schemas.microsoft.com/office/drawing/2010/main" val="0"/>
                        </a:ext>
                      </a:extLst>
                    </a:blip>
                    <a:srcRect b="13649"/>
                    <a:stretch>
                      <a:fillRect/>
                    </a:stretch>
                  </pic:blipFill>
                  <pic:spPr bwMode="auto">
                    <a:xfrm>
                      <a:off x="0" y="0"/>
                      <a:ext cx="2748915" cy="2182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A0121">
        <w:rPr>
          <w:noProof/>
        </w:rPr>
        <w:drawing>
          <wp:anchor distT="0" distB="0" distL="114300" distR="114300" simplePos="0" relativeHeight="251661312" behindDoc="0" locked="0" layoutInCell="1" allowOverlap="1" wp14:anchorId="5098DE9D" wp14:editId="222562A0">
            <wp:simplePos x="0" y="0"/>
            <wp:positionH relativeFrom="page">
              <wp:posOffset>2719242</wp:posOffset>
            </wp:positionH>
            <wp:positionV relativeFrom="paragraph">
              <wp:posOffset>-168275</wp:posOffset>
            </wp:positionV>
            <wp:extent cx="2333862" cy="2132690"/>
            <wp:effectExtent l="0" t="0" r="0" b="1270"/>
            <wp:wrapNone/>
            <wp:docPr id="166085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5007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33862" cy="2132690"/>
                    </a:xfrm>
                    <a:prstGeom prst="rect">
                      <a:avLst/>
                    </a:prstGeom>
                  </pic:spPr>
                </pic:pic>
              </a:graphicData>
            </a:graphic>
            <wp14:sizeRelH relativeFrom="margin">
              <wp14:pctWidth>0</wp14:pctWidth>
            </wp14:sizeRelH>
            <wp14:sizeRelV relativeFrom="margin">
              <wp14:pctHeight>0</wp14:pctHeight>
            </wp14:sizeRelV>
          </wp:anchor>
        </w:drawing>
      </w:r>
      <w:r w:rsidRPr="00C04345">
        <w:rPr>
          <w:noProof/>
        </w:rPr>
        <w:drawing>
          <wp:anchor distT="0" distB="0" distL="114300" distR="114300" simplePos="0" relativeHeight="251662336" behindDoc="0" locked="0" layoutInCell="1" allowOverlap="1" wp14:anchorId="51796D58" wp14:editId="48E206A2">
            <wp:simplePos x="0" y="0"/>
            <wp:positionH relativeFrom="column">
              <wp:posOffset>-307391</wp:posOffset>
            </wp:positionH>
            <wp:positionV relativeFrom="paragraph">
              <wp:posOffset>272054</wp:posOffset>
            </wp:positionV>
            <wp:extent cx="2015638" cy="1713470"/>
            <wp:effectExtent l="0" t="0" r="3810" b="1270"/>
            <wp:wrapNone/>
            <wp:docPr id="144960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0865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15638" cy="1713470"/>
                    </a:xfrm>
                    <a:prstGeom prst="rect">
                      <a:avLst/>
                    </a:prstGeom>
                  </pic:spPr>
                </pic:pic>
              </a:graphicData>
            </a:graphic>
            <wp14:sizeRelH relativeFrom="margin">
              <wp14:pctWidth>0</wp14:pctWidth>
            </wp14:sizeRelH>
            <wp14:sizeRelV relativeFrom="margin">
              <wp14:pctHeight>0</wp14:pctHeight>
            </wp14:sizeRelV>
          </wp:anchor>
        </w:drawing>
      </w:r>
      <w:bookmarkEnd w:id="19"/>
    </w:p>
    <w:p w14:paraId="65B03700" w14:textId="7D2EC1BE" w:rsidR="006A095F" w:rsidRDefault="006A095F" w:rsidP="00D40636">
      <w:pPr>
        <w:pStyle w:val="Heading1"/>
      </w:pPr>
    </w:p>
    <w:p w14:paraId="5FED17EB" w14:textId="3ECA2BFD" w:rsidR="00616E72" w:rsidRDefault="00616E72" w:rsidP="00D40636">
      <w:pPr>
        <w:pStyle w:val="Heading1"/>
      </w:pPr>
    </w:p>
    <w:p w14:paraId="26F8CE54" w14:textId="33418291" w:rsidR="00616E72" w:rsidRDefault="00616E72" w:rsidP="00D40636">
      <w:pPr>
        <w:pStyle w:val="Heading1"/>
      </w:pPr>
    </w:p>
    <w:p w14:paraId="3193AED5" w14:textId="354351B3" w:rsidR="00616E72" w:rsidRDefault="006A095F" w:rsidP="00D40636">
      <w:pPr>
        <w:pStyle w:val="Heading1"/>
      </w:pPr>
      <w:bookmarkStart w:id="20" w:name="_Toc243828489"/>
      <w:r w:rsidRPr="00DF312B">
        <w:rPr>
          <w:noProof/>
        </w:rPr>
        <w:drawing>
          <wp:anchor distT="0" distB="0" distL="114300" distR="114300" simplePos="0" relativeHeight="251678720" behindDoc="0" locked="0" layoutInCell="1" allowOverlap="1" wp14:anchorId="46DB182A" wp14:editId="1261613B">
            <wp:simplePos x="0" y="0"/>
            <wp:positionH relativeFrom="margin">
              <wp:posOffset>4282869</wp:posOffset>
            </wp:positionH>
            <wp:positionV relativeFrom="paragraph">
              <wp:posOffset>182485</wp:posOffset>
            </wp:positionV>
            <wp:extent cx="2117125" cy="351032"/>
            <wp:effectExtent l="0" t="0" r="0" b="0"/>
            <wp:wrapNone/>
            <wp:docPr id="194993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1546" name=""/>
                    <pic:cNvPicPr/>
                  </pic:nvPicPr>
                  <pic:blipFill>
                    <a:blip r:embed="rId23">
                      <a:extLst>
                        <a:ext uri="{28A0092B-C50C-407E-A947-70E740481C1C}">
                          <a14:useLocalDpi xmlns:a14="http://schemas.microsoft.com/office/drawing/2010/main" val="0"/>
                        </a:ext>
                      </a:extLst>
                    </a:blip>
                    <a:stretch>
                      <a:fillRect/>
                    </a:stretch>
                  </pic:blipFill>
                  <pic:spPr>
                    <a:xfrm>
                      <a:off x="0" y="0"/>
                      <a:ext cx="2117125" cy="351032"/>
                    </a:xfrm>
                    <a:prstGeom prst="rect">
                      <a:avLst/>
                    </a:prstGeom>
                  </pic:spPr>
                </pic:pic>
              </a:graphicData>
            </a:graphic>
            <wp14:sizeRelH relativeFrom="margin">
              <wp14:pctWidth>0</wp14:pctWidth>
            </wp14:sizeRelH>
            <wp14:sizeRelV relativeFrom="margin">
              <wp14:pctHeight>0</wp14:pctHeight>
            </wp14:sizeRelV>
          </wp:anchor>
        </w:drawing>
      </w:r>
      <w:bookmarkEnd w:id="20"/>
    </w:p>
    <w:p w14:paraId="63CFDE3B" w14:textId="22DFA126" w:rsidR="00616E72" w:rsidRDefault="006A095F" w:rsidP="00D40636">
      <w:pPr>
        <w:pStyle w:val="Heading1"/>
      </w:pPr>
      <w:bookmarkStart w:id="21" w:name="_Toc242640894"/>
      <w:bookmarkStart w:id="22" w:name="_Toc243828490"/>
      <w:r>
        <w:rPr>
          <w:noProof/>
          <w14:ligatures w14:val="standardContextual"/>
        </w:rPr>
        <mc:AlternateContent>
          <mc:Choice Requires="wpg">
            <w:drawing>
              <wp:anchor distT="0" distB="0" distL="114300" distR="114300" simplePos="0" relativeHeight="251638784" behindDoc="0" locked="0" layoutInCell="1" allowOverlap="1" wp14:anchorId="2E1D35F5" wp14:editId="10E6943B">
                <wp:simplePos x="0" y="0"/>
                <wp:positionH relativeFrom="page">
                  <wp:posOffset>1341634</wp:posOffset>
                </wp:positionH>
                <wp:positionV relativeFrom="paragraph">
                  <wp:posOffset>263971</wp:posOffset>
                </wp:positionV>
                <wp:extent cx="5043409" cy="300472"/>
                <wp:effectExtent l="0" t="0" r="24130" b="23495"/>
                <wp:wrapNone/>
                <wp:docPr id="1598844745" name="Group 25"/>
                <wp:cNvGraphicFramePr/>
                <a:graphic xmlns:a="http://schemas.openxmlformats.org/drawingml/2006/main">
                  <a:graphicData uri="http://schemas.microsoft.com/office/word/2010/wordprocessingGroup">
                    <wpg:wgp>
                      <wpg:cNvGrpSpPr/>
                      <wpg:grpSpPr>
                        <a:xfrm>
                          <a:off x="0" y="0"/>
                          <a:ext cx="5043409" cy="300472"/>
                          <a:chOff x="838933" y="3120637"/>
                          <a:chExt cx="5044623" cy="300903"/>
                        </a:xfrm>
                      </wpg:grpSpPr>
                      <wps:wsp>
                        <wps:cNvPr id="1860972068" name="Text Box 2"/>
                        <wps:cNvSpPr txBox="1">
                          <a:spLocks noChangeArrowheads="1"/>
                        </wps:cNvSpPr>
                        <wps:spPr bwMode="auto">
                          <a:xfrm>
                            <a:off x="838933" y="3120637"/>
                            <a:ext cx="350444" cy="266604"/>
                          </a:xfrm>
                          <a:prstGeom prst="rect">
                            <a:avLst/>
                          </a:prstGeom>
                          <a:solidFill>
                            <a:srgbClr val="FFFFFF"/>
                          </a:solidFill>
                          <a:ln w="9525">
                            <a:solidFill>
                              <a:srgbClr val="000000"/>
                            </a:solidFill>
                            <a:miter lim="800000"/>
                            <a:headEnd/>
                            <a:tailEnd/>
                          </a:ln>
                        </wps:spPr>
                        <wps:txbx>
                          <w:txbxContent>
                            <w:p w14:paraId="071E7DFF" w14:textId="77777777" w:rsidR="00C57E24" w:rsidRDefault="00C57E24" w:rsidP="00C57E24">
                              <w:r>
                                <w:t>A</w:t>
                              </w:r>
                              <w:r w:rsidRPr="00E51BB5">
                                <w:rPr>
                                  <w:noProof/>
                                </w:rPr>
                                <w:drawing>
                                  <wp:inline distT="0" distB="0" distL="0" distR="0" wp14:anchorId="6776F1DA" wp14:editId="59292630">
                                    <wp:extent cx="158750" cy="130810"/>
                                    <wp:effectExtent l="0" t="0" r="0" b="2540"/>
                                    <wp:docPr id="1577297238"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s:wsp>
                        <wps:cNvPr id="868196030" name="Text Box 2"/>
                        <wps:cNvSpPr txBox="1">
                          <a:spLocks noChangeArrowheads="1"/>
                        </wps:cNvSpPr>
                        <wps:spPr bwMode="auto">
                          <a:xfrm>
                            <a:off x="3127560" y="3140648"/>
                            <a:ext cx="295301" cy="255807"/>
                          </a:xfrm>
                          <a:prstGeom prst="rect">
                            <a:avLst/>
                          </a:prstGeom>
                          <a:solidFill>
                            <a:srgbClr val="FFFFFF"/>
                          </a:solidFill>
                          <a:ln w="9525">
                            <a:solidFill>
                              <a:srgbClr val="000000"/>
                            </a:solidFill>
                            <a:miter lim="800000"/>
                            <a:headEnd/>
                            <a:tailEnd/>
                          </a:ln>
                        </wps:spPr>
                        <wps:txbx>
                          <w:txbxContent>
                            <w:p w14:paraId="2E52BD66" w14:textId="60F85D54" w:rsidR="00C57E24" w:rsidRDefault="00487F2A" w:rsidP="00C57E24">
                              <w:r>
                                <w:rPr>
                                  <w:noProof/>
                                </w:rPr>
                                <w:t>B</w:t>
                              </w:r>
                            </w:p>
                          </w:txbxContent>
                        </wps:txbx>
                        <wps:bodyPr rot="0" vert="horz" wrap="square" lIns="91440" tIns="45720" rIns="91440" bIns="45720" anchor="t" anchorCtr="0">
                          <a:noAutofit/>
                        </wps:bodyPr>
                      </wps:wsp>
                      <wps:wsp>
                        <wps:cNvPr id="700723607" name="Text Box 2"/>
                        <wps:cNvSpPr txBox="1">
                          <a:spLocks noChangeArrowheads="1"/>
                        </wps:cNvSpPr>
                        <wps:spPr bwMode="auto">
                          <a:xfrm>
                            <a:off x="5533112" y="3154936"/>
                            <a:ext cx="350444" cy="266604"/>
                          </a:xfrm>
                          <a:prstGeom prst="rect">
                            <a:avLst/>
                          </a:prstGeom>
                          <a:solidFill>
                            <a:srgbClr val="FFFFFF"/>
                          </a:solidFill>
                          <a:ln w="9525">
                            <a:solidFill>
                              <a:srgbClr val="000000"/>
                            </a:solidFill>
                            <a:miter lim="800000"/>
                            <a:headEnd/>
                            <a:tailEnd/>
                          </a:ln>
                        </wps:spPr>
                        <wps:txbx>
                          <w:txbxContent>
                            <w:p w14:paraId="47BCD664" w14:textId="1CE726A1" w:rsidR="00C57E24" w:rsidRDefault="00487F2A" w:rsidP="00C57E24">
                              <w:r>
                                <w:t>C</w:t>
                              </w:r>
                              <w:r w:rsidR="00C57E24" w:rsidRPr="00E51BB5">
                                <w:rPr>
                                  <w:noProof/>
                                </w:rPr>
                                <w:drawing>
                                  <wp:inline distT="0" distB="0" distL="0" distR="0" wp14:anchorId="7B199F9A" wp14:editId="210CDE31">
                                    <wp:extent cx="158750" cy="130810"/>
                                    <wp:effectExtent l="0" t="0" r="0" b="2540"/>
                                    <wp:docPr id="123067333"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1D35F5" id="Group 25" o:spid="_x0000_s1064" style="position:absolute;left:0;text-align:left;margin-left:105.65pt;margin-top:20.8pt;width:397.1pt;height:23.65pt;z-index:251638784;mso-position-horizontal-relative:page;mso-width-relative:margin;mso-height-relative:margin" coordorigin="8389,31206" coordsize="50446,3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">
                <v:shape id="_x0000_s1065" type="#_x0000_t202" style="position:absolute;left:8389;top:31206;width:3504;height:2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">
                  <v:textbox>
                    <w:txbxContent>
                      <w:p w14:paraId="071E7DFF" w14:textId="77777777" w:rsidR="00C57E24" w:rsidRDefault="00C57E24" w:rsidP="00C57E24">
                        <w:r>
                          <w:t>A</w:t>
                        </w:r>
                        <w:r w:rsidRPr="00E51BB5">
                          <w:rPr>
                            <w:noProof/>
                          </w:rPr>
                          <w:drawing>
                            <wp:inline distT="0" distB="0" distL="0" distR="0" wp14:anchorId="6776F1DA" wp14:editId="59292630">
                              <wp:extent cx="158750" cy="130810"/>
                              <wp:effectExtent l="0" t="0" r="0" b="2540"/>
                              <wp:docPr id="1577297238"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v:shape id="_x0000_s1066" type="#_x0000_t202" style="position:absolute;left:31275;top:31406;width:2953;height:2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">
                  <v:textbox>
                    <w:txbxContent>
                      <w:p w14:paraId="2E52BD66" w14:textId="60F85D54" w:rsidR="00C57E24" w:rsidRDefault="00487F2A" w:rsidP="00C57E24">
                        <w:r>
                          <w:rPr>
                            <w:noProof/>
                          </w:rPr>
                          <w:t>B</w:t>
                        </w:r>
                      </w:p>
                    </w:txbxContent>
                  </v:textbox>
                </v:shape>
                <v:shape id="_x0000_s1067" type="#_x0000_t202" style="position:absolute;left:55331;top:31549;width:3504;height:2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">
                  <v:textbox>
                    <w:txbxContent>
                      <w:p w14:paraId="47BCD664" w14:textId="1CE726A1" w:rsidR="00C57E24" w:rsidRDefault="00487F2A" w:rsidP="00C57E24">
                        <w:r>
                          <w:t>C</w:t>
                        </w:r>
                        <w:r w:rsidR="00C57E24" w:rsidRPr="00E51BB5">
                          <w:rPr>
                            <w:noProof/>
                          </w:rPr>
                          <w:drawing>
                            <wp:inline distT="0" distB="0" distL="0" distR="0" wp14:anchorId="7B199F9A" wp14:editId="210CDE31">
                              <wp:extent cx="158750" cy="130810"/>
                              <wp:effectExtent l="0" t="0" r="0" b="2540"/>
                              <wp:docPr id="123067333" name="Picture 6">
                                <a:extLst xmlns:a="http://schemas.openxmlformats.org/drawingml/2006/main">
                                  <a:ext uri="{FF2B5EF4-FFF2-40B4-BE49-F238E27FC236}">
                                    <a16:creationId xmlns:a16="http://schemas.microsoft.com/office/drawing/2014/main" id="{99AB1A20-B06D-82C3-0CDC-3C06BDF26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9AB1A20-B06D-82C3-0CDC-3C06BDF26B61}"/>
                                          </a:ext>
                                        </a:extLst>
                                      </pic:cNvPr>
                                      <pic:cNvPicPr>
                                        <a:picLocks noChangeAspect="1"/>
                                      </pic:cNvPicPr>
                                    </pic:nvPicPr>
                                    <pic:blipFill>
                                      <a:blip r:embed="rId12"/>
                                      <a:stretch>
                                        <a:fillRect/>
                                      </a:stretch>
                                    </pic:blipFill>
                                    <pic:spPr>
                                      <a:xfrm>
                                        <a:off x="0" y="0"/>
                                        <a:ext cx="158750" cy="130810"/>
                                      </a:xfrm>
                                      <a:prstGeom prst="rect">
                                        <a:avLst/>
                                      </a:prstGeom>
                                    </pic:spPr>
                                  </pic:pic>
                                </a:graphicData>
                              </a:graphic>
                            </wp:inline>
                          </w:drawing>
                        </w:r>
                      </w:p>
                    </w:txbxContent>
                  </v:textbox>
                </v:shape>
                <w10:wrap anchorx="page"/>
              </v:group>
            </w:pict>
          </mc:Fallback>
        </mc:AlternateContent>
      </w:r>
      <w:bookmarkEnd w:id="21"/>
      <w:bookmarkEnd w:id="22"/>
    </w:p>
    <w:p w14:paraId="3C7009C1" w14:textId="39E3CE81" w:rsidR="004759CC" w:rsidRDefault="006A095F" w:rsidP="00D40636">
      <w:pPr>
        <w:pStyle w:val="Heading1"/>
      </w:pPr>
      <w:bookmarkStart w:id="23" w:name="_Toc242640895"/>
      <w:bookmarkStart w:id="24" w:name="_Toc243828491"/>
      <w:r>
        <w:rPr>
          <w:noProof/>
        </w:rPr>
        <mc:AlternateContent>
          <mc:Choice Requires="wps">
            <w:drawing>
              <wp:anchor distT="0" distB="0" distL="114300" distR="114300" simplePos="0" relativeHeight="251642880" behindDoc="0" locked="0" layoutInCell="1" allowOverlap="1" wp14:anchorId="5A0182F9" wp14:editId="6262144D">
                <wp:simplePos x="0" y="0"/>
                <wp:positionH relativeFrom="column">
                  <wp:posOffset>-257347</wp:posOffset>
                </wp:positionH>
                <wp:positionV relativeFrom="paragraph">
                  <wp:posOffset>182812</wp:posOffset>
                </wp:positionV>
                <wp:extent cx="6617970" cy="819462"/>
                <wp:effectExtent l="0" t="0" r="0" b="0"/>
                <wp:wrapNone/>
                <wp:docPr id="98041839" name="Text Box 1"/>
                <wp:cNvGraphicFramePr/>
                <a:graphic xmlns:a="http://schemas.openxmlformats.org/drawingml/2006/main">
                  <a:graphicData uri="http://schemas.microsoft.com/office/word/2010/wordprocessingShape">
                    <wps:wsp>
                      <wps:cNvSpPr txBox="1"/>
                      <wps:spPr>
                        <a:xfrm>
                          <a:off x="0" y="0"/>
                          <a:ext cx="6617970" cy="819462"/>
                        </a:xfrm>
                        <a:prstGeom prst="rect">
                          <a:avLst/>
                        </a:prstGeom>
                        <a:solidFill>
                          <a:prstClr val="white"/>
                        </a:solidFill>
                        <a:ln>
                          <a:noFill/>
                        </a:ln>
                      </wps:spPr>
                      <wps:txbx>
                        <w:txbxContent>
                          <w:p w14:paraId="4DEB3874" w14:textId="494E5A02" w:rsidR="00F040EC" w:rsidRPr="00005BA4" w:rsidRDefault="005908B3" w:rsidP="00F040EC">
                            <w:pPr>
                              <w:pStyle w:val="Caption"/>
                            </w:pPr>
                            <w:bookmarkStart w:id="25" w:name="_Ref242494640"/>
                            <w:r>
                              <w:t xml:space="preserve">Figure </w:t>
                            </w:r>
                            <w:fldSimple w:instr=" SEQ Figure \* ARABIC ">
                              <w:r w:rsidR="003E6B45">
                                <w:rPr>
                                  <w:noProof/>
                                </w:rPr>
                                <w:t>7</w:t>
                              </w:r>
                            </w:fldSimple>
                            <w:bookmarkEnd w:id="25"/>
                            <w:r w:rsidR="00F040EC">
                              <w:t>. MEP</w:t>
                            </w:r>
                            <w:r w:rsidR="00F040EC" w:rsidRPr="00005BA4">
                              <w:t xml:space="preserve"> surfaces of the </w:t>
                            </w:r>
                            <w:r w:rsidR="00F052FB">
                              <w:t>CALB</w:t>
                            </w:r>
                            <w:r w:rsidR="00F040EC" w:rsidRPr="00005BA4">
                              <w:t xml:space="preserve">/PMMA system. </w:t>
                            </w:r>
                            <w:r w:rsidR="00F040EC" w:rsidRPr="00005BA4">
                              <w:rPr>
                                <w:b/>
                                <w:bCs/>
                              </w:rPr>
                              <w:t>(A)</w:t>
                            </w:r>
                            <w:r w:rsidR="00F040EC" w:rsidRPr="00005BA4">
                              <w:t xml:space="preserve"> Electrostatic surface of the PMMA dimer, where regions of negative electrostatic potential associated with the ester oxygen atoms are shown in red while the polymer backbone exhibits neutral to positive potential and is shown in </w:t>
                            </w:r>
                            <w:r w:rsidR="00F040EC">
                              <w:t>blue</w:t>
                            </w:r>
                            <w:r w:rsidR="00F040EC" w:rsidRPr="00005BA4">
                              <w:t xml:space="preserve">. </w:t>
                            </w:r>
                            <w:r w:rsidR="00F040EC" w:rsidRPr="00005BA4">
                              <w:rPr>
                                <w:b/>
                                <w:bCs/>
                              </w:rPr>
                              <w:t>(B)</w:t>
                            </w:r>
                            <w:r w:rsidR="00F040EC" w:rsidRPr="00005BA4">
                              <w:t xml:space="preserve"> Electrostatic surface of </w:t>
                            </w:r>
                            <w:r w:rsidR="00F052FB">
                              <w:t>CALB</w:t>
                            </w:r>
                            <w:r w:rsidR="00F040EC" w:rsidRPr="00005BA4">
                              <w:t xml:space="preserve">, highlighting negatively charged regions in red and positively charged regions in blue around the binding pocket (indicated by dots). </w:t>
                            </w:r>
                            <w:r w:rsidR="00F040EC" w:rsidRPr="00005BA4">
                              <w:rPr>
                                <w:b/>
                                <w:bCs/>
                              </w:rPr>
                              <w:t>(C)</w:t>
                            </w:r>
                            <w:r w:rsidR="00F040EC" w:rsidRPr="00005BA4">
                              <w:t xml:space="preserve"> Docked </w:t>
                            </w:r>
                            <w:r w:rsidR="00F052FB">
                              <w:t>CALB</w:t>
                            </w:r>
                            <w:r w:rsidR="00F040EC" w:rsidRPr="00005BA4">
                              <w:t>/PMMA complex showing the orientation of the polymer</w:t>
                            </w:r>
                            <w:r w:rsidR="00F040EC">
                              <w:t xml:space="preserve"> (</w:t>
                            </w:r>
                            <w:proofErr w:type="spellStart"/>
                            <w:r w:rsidR="00F040EC">
                              <w:t>isosurface</w:t>
                            </w:r>
                            <w:proofErr w:type="spellEnd"/>
                            <w:r w:rsidR="00F040EC">
                              <w:t>)</w:t>
                            </w:r>
                            <w:r w:rsidR="00F040EC" w:rsidRPr="00005BA4">
                              <w:t xml:space="preserve"> within the enzyme</w:t>
                            </w:r>
                            <w:r w:rsidR="00F040EC">
                              <w:t xml:space="preserve"> (mesh</w:t>
                            </w:r>
                            <w:r w:rsidR="00F052FB">
                              <w:t>)</w:t>
                            </w:r>
                            <w:r w:rsidR="00F040EC" w:rsidRPr="00005BA4">
                              <w:t xml:space="preserve"> binding site and the distribution of complementary electrostatic features at the interaction interface, suggesting favorable enzyme-substrate recognition.</w:t>
                            </w:r>
                          </w:p>
                          <w:p w14:paraId="66C57764" w14:textId="53E1A92F" w:rsidR="005908B3" w:rsidRPr="005908B3" w:rsidRDefault="005908B3" w:rsidP="005908B3">
                            <w:pPr>
                              <w:pStyle w:val="Caption"/>
                            </w:pPr>
                            <w:r w:rsidRPr="007A76DA">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0182F9" id="_x0000_s1068" type="#_x0000_t202" style="position:absolute;left:0;text-align:left;margin-left:-20.25pt;margin-top:14.4pt;width:521.1pt;height:64.5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" stroked="f">
                <v:textbox inset="0,0,0,0">
                  <w:txbxContent>
                    <w:p w14:paraId="4DEB3874" w14:textId="494E5A02" w:rsidR="00F040EC" w:rsidRPr="00005BA4" w:rsidRDefault="005908B3" w:rsidP="00F040EC">
                      <w:pPr>
                        <w:pStyle w:val="Caption"/>
                      </w:pPr>
                      <w:bookmarkStart w:id="26" w:name="_Ref242494640"/>
                      <w:r>
                        <w:t xml:space="preserve">Figure </w:t>
                      </w:r>
                      <w:fldSimple w:instr=" SEQ Figure \* ARABIC ">
                        <w:r w:rsidR="003E6B45">
                          <w:rPr>
                            <w:noProof/>
                          </w:rPr>
                          <w:t>7</w:t>
                        </w:r>
                      </w:fldSimple>
                      <w:bookmarkEnd w:id="26"/>
                      <w:r w:rsidR="00F040EC">
                        <w:t>. MEP</w:t>
                      </w:r>
                      <w:r w:rsidR="00F040EC" w:rsidRPr="00005BA4">
                        <w:t xml:space="preserve"> surfaces of the </w:t>
                      </w:r>
                      <w:r w:rsidR="00F052FB">
                        <w:t>CALB</w:t>
                      </w:r>
                      <w:r w:rsidR="00F040EC" w:rsidRPr="00005BA4">
                        <w:t xml:space="preserve">/PMMA system. </w:t>
                      </w:r>
                      <w:r w:rsidR="00F040EC" w:rsidRPr="00005BA4">
                        <w:rPr>
                          <w:b/>
                          <w:bCs/>
                        </w:rPr>
                        <w:t>(A)</w:t>
                      </w:r>
                      <w:r w:rsidR="00F040EC" w:rsidRPr="00005BA4">
                        <w:t xml:space="preserve"> Electrostatic surface of the PMMA dimer, where regions of negative electrostatic potential associated with the ester oxygen atoms are shown in red while the polymer backbone exhibits neutral to positive potential and is shown in </w:t>
                      </w:r>
                      <w:r w:rsidR="00F040EC">
                        <w:t>blue</w:t>
                      </w:r>
                      <w:r w:rsidR="00F040EC" w:rsidRPr="00005BA4">
                        <w:t xml:space="preserve">. </w:t>
                      </w:r>
                      <w:r w:rsidR="00F040EC" w:rsidRPr="00005BA4">
                        <w:rPr>
                          <w:b/>
                          <w:bCs/>
                        </w:rPr>
                        <w:t>(B)</w:t>
                      </w:r>
                      <w:r w:rsidR="00F040EC" w:rsidRPr="00005BA4">
                        <w:t xml:space="preserve"> Electrostatic surface of </w:t>
                      </w:r>
                      <w:r w:rsidR="00F052FB">
                        <w:t>CALB</w:t>
                      </w:r>
                      <w:r w:rsidR="00F040EC" w:rsidRPr="00005BA4">
                        <w:t xml:space="preserve">, highlighting negatively charged regions in red and positively charged regions in blue around the binding pocket (indicated by dots). </w:t>
                      </w:r>
                      <w:r w:rsidR="00F040EC" w:rsidRPr="00005BA4">
                        <w:rPr>
                          <w:b/>
                          <w:bCs/>
                        </w:rPr>
                        <w:t>(C)</w:t>
                      </w:r>
                      <w:r w:rsidR="00F040EC" w:rsidRPr="00005BA4">
                        <w:t xml:space="preserve"> Docked </w:t>
                      </w:r>
                      <w:r w:rsidR="00F052FB">
                        <w:t>CALB</w:t>
                      </w:r>
                      <w:r w:rsidR="00F040EC" w:rsidRPr="00005BA4">
                        <w:t>/PMMA complex showing the orientation of the polymer</w:t>
                      </w:r>
                      <w:r w:rsidR="00F040EC">
                        <w:t xml:space="preserve"> (</w:t>
                      </w:r>
                      <w:proofErr w:type="spellStart"/>
                      <w:r w:rsidR="00F040EC">
                        <w:t>isosurface</w:t>
                      </w:r>
                      <w:proofErr w:type="spellEnd"/>
                      <w:r w:rsidR="00F040EC">
                        <w:t>)</w:t>
                      </w:r>
                      <w:r w:rsidR="00F040EC" w:rsidRPr="00005BA4">
                        <w:t xml:space="preserve"> within the enzyme</w:t>
                      </w:r>
                      <w:r w:rsidR="00F040EC">
                        <w:t xml:space="preserve"> (mesh</w:t>
                      </w:r>
                      <w:r w:rsidR="00F052FB">
                        <w:t>)</w:t>
                      </w:r>
                      <w:r w:rsidR="00F040EC" w:rsidRPr="00005BA4">
                        <w:t xml:space="preserve"> binding site and the distribution of complementary electrostatic features at the interaction interface, suggesting favorable enzyme-substrate recognition.</w:t>
                      </w:r>
                    </w:p>
                    <w:p w14:paraId="66C57764" w14:textId="53E1A92F" w:rsidR="005908B3" w:rsidRPr="005908B3" w:rsidRDefault="005908B3" w:rsidP="005908B3">
                      <w:pPr>
                        <w:pStyle w:val="Caption"/>
                      </w:pPr>
                      <w:r w:rsidRPr="007A76DA">
                        <w:t>.</w:t>
                      </w:r>
                    </w:p>
                  </w:txbxContent>
                </v:textbox>
              </v:shape>
            </w:pict>
          </mc:Fallback>
        </mc:AlternateContent>
      </w:r>
      <w:bookmarkEnd w:id="23"/>
      <w:bookmarkEnd w:id="24"/>
    </w:p>
    <w:p w14:paraId="164704D8" w14:textId="77777777" w:rsidR="00996F98" w:rsidRDefault="00996F98" w:rsidP="0047518B">
      <w:pPr>
        <w:pStyle w:val="Heading1"/>
      </w:pPr>
    </w:p>
    <w:p w14:paraId="31D11BEB" w14:textId="1960165F" w:rsidR="00456BC6" w:rsidRDefault="00D40636" w:rsidP="0047518B">
      <w:pPr>
        <w:pStyle w:val="Heading1"/>
      </w:pPr>
      <w:bookmarkStart w:id="27" w:name="_Toc243828492"/>
      <w:r>
        <w:t>Discussion</w:t>
      </w:r>
      <w:bookmarkEnd w:id="27"/>
    </w:p>
    <w:p w14:paraId="2EE9F231" w14:textId="325994B7" w:rsidR="0047518B" w:rsidRDefault="0047518B" w:rsidP="0047518B">
      <w:r w:rsidRPr="0047518B">
        <w:t xml:space="preserve">The results obtained for RM-Lipase, HL-Lipase and CALB demonstrate that </w:t>
      </w:r>
      <w:r w:rsidR="00045B89">
        <w:t>MLP</w:t>
      </w:r>
      <w:r w:rsidR="00D7074E">
        <w:t xml:space="preserve"> </w:t>
      </w:r>
      <w:hyperlink w:anchor="ref2" w:history="1">
        <w:r w:rsidR="007A1ECD" w:rsidRPr="00CE7075">
          <w:rPr>
            <w:rStyle w:val="Hyperlink"/>
            <w:vertAlign w:val="superscript"/>
          </w:rPr>
          <w:t>[1-3]</w:t>
        </w:r>
      </w:hyperlink>
      <w:r w:rsidRPr="0047518B">
        <w:t xml:space="preserve"> and </w:t>
      </w:r>
      <w:r w:rsidR="005F0DCB">
        <w:t>MEP</w:t>
      </w:r>
      <w:r w:rsidRPr="0047518B">
        <w:t xml:space="preserve"> are effective tools for the visualization and </w:t>
      </w:r>
      <w:r w:rsidR="00BE49A5">
        <w:t xml:space="preserve">qualitative </w:t>
      </w:r>
      <w:r w:rsidRPr="0047518B">
        <w:t xml:space="preserve">analysis of molecular surface properties. </w:t>
      </w:r>
      <w:r w:rsidR="00045B89">
        <w:t>MLP</w:t>
      </w:r>
      <w:r w:rsidR="00D7074E">
        <w:t xml:space="preserve"> </w:t>
      </w:r>
      <w:hyperlink w:anchor="ref1" w:history="1">
        <w:r w:rsidR="007A1ECD" w:rsidRPr="00494EFB">
          <w:rPr>
            <w:rStyle w:val="Hyperlink"/>
            <w:vertAlign w:val="superscript"/>
          </w:rPr>
          <w:t>[1-3]</w:t>
        </w:r>
      </w:hyperlink>
      <w:r w:rsidRPr="0047518B">
        <w:t xml:space="preserve"> successfully identified lipophilic</w:t>
      </w:r>
      <w:r w:rsidR="00996F98">
        <w:t xml:space="preserve"> and hydrophilic</w:t>
      </w:r>
      <w:r w:rsidRPr="0047518B">
        <w:t xml:space="preserve"> regions on both the enzymes and the PMMA dimer, allowing the rapid assessment of hydrophobic complementarity at the enzyme-substrate interface. Likewise, </w:t>
      </w:r>
      <w:r w:rsidR="005F0DCB">
        <w:t>MEP</w:t>
      </w:r>
      <w:r w:rsidRPr="0047518B">
        <w:t xml:space="preserve"> generated clear electrostatic maps that highlighted positively and negatively charged surface regions relevant to molecular recognition.</w:t>
      </w:r>
    </w:p>
    <w:p w14:paraId="43ACE37E" w14:textId="77777777" w:rsidR="00E01A41" w:rsidRDefault="00E01A41" w:rsidP="0047518B"/>
    <w:p w14:paraId="1D9DAB3F" w14:textId="77777777" w:rsidR="00E01A41" w:rsidRDefault="00E01A41" w:rsidP="00E01A41">
      <w:r w:rsidRPr="00E01A41">
        <w:t xml:space="preserve">In all three systems, the combination of lipophilicity and electrostatic analyses revealed complementary surface features consistent with the proposed docking poses. Lipophilic patches on the enzyme surfaces were found </w:t>
      </w:r>
      <w:proofErr w:type="gramStart"/>
      <w:r w:rsidRPr="00E01A41">
        <w:t>in close proximity to</w:t>
      </w:r>
      <w:proofErr w:type="gramEnd"/>
      <w:r w:rsidRPr="00E01A41">
        <w:t xml:space="preserve"> the hydrophobic methyl-rich regions of PMMA, while polar and charged residues surrounding the binding region displayed favorable interactions with the ester moieties of the polymer. These observations suggest that both hydrophobic and electrostatic contributions participate in enzyme-polymer recognition.</w:t>
      </w:r>
    </w:p>
    <w:p w14:paraId="4903229A" w14:textId="77777777" w:rsidR="00344168" w:rsidRPr="00E01A41" w:rsidRDefault="00344168" w:rsidP="00E01A41"/>
    <w:p w14:paraId="44BF4F33" w14:textId="42DF6EAB" w:rsidR="00E01A41" w:rsidRPr="006930CA" w:rsidRDefault="00E01A41" w:rsidP="00E01A41">
      <w:pPr>
        <w:rPr>
          <w:vertAlign w:val="superscript"/>
        </w:rPr>
      </w:pPr>
      <w:r w:rsidRPr="00E01A41">
        <w:t xml:space="preserve">The observed interaction patterns </w:t>
      </w:r>
      <w:r w:rsidR="00344168" w:rsidRPr="00E01A41">
        <w:t>agree</w:t>
      </w:r>
      <w:r w:rsidRPr="00E01A41">
        <w:t xml:space="preserve"> with experimental evidence reported for lipase immobilization on hydrophobic methacrylate-based materials. CALB has been successfully immobilized on PMMA nanoparticles, while commercial biocatalysts such as </w:t>
      </w:r>
      <w:proofErr w:type="spellStart"/>
      <w:r w:rsidRPr="00E01A41">
        <w:t>Novozym</w:t>
      </w:r>
      <w:proofErr w:type="spellEnd"/>
      <w:r w:rsidRPr="00E01A41">
        <w:t xml:space="preserve"> 435</w:t>
      </w:r>
      <w:r w:rsidR="00620532">
        <w:t>®</w:t>
      </w:r>
      <w:r w:rsidRPr="00E01A41">
        <w:t xml:space="preserve"> exploit the strong affinity of lipases for methacrylate-derived supports. Similar immobilization strategies have also been reported for RM-Lipase and HL-Lipase on hydrophobic carriers</w:t>
      </w:r>
      <w:r w:rsidR="00FD0B68">
        <w:t xml:space="preserve"> such as </w:t>
      </w:r>
      <w:proofErr w:type="spellStart"/>
      <w:r w:rsidR="00FD0B68">
        <w:t>Sepabeads</w:t>
      </w:r>
      <w:proofErr w:type="spellEnd"/>
      <w:r w:rsidR="00FD0B68">
        <w:t>®</w:t>
      </w:r>
      <w:r w:rsidRPr="00E01A41">
        <w:t xml:space="preserve">, where adsorption is largely driven by interfacial activation and hydrophobic interactions. </w:t>
      </w:r>
      <w:hyperlink w:anchor="ref14" w:history="1">
        <w:r w:rsidR="006930CA" w:rsidRPr="006930CA">
          <w:rPr>
            <w:rStyle w:val="Hyperlink"/>
            <w:vertAlign w:val="superscript"/>
          </w:rPr>
          <w:t>[8, 9, 14]</w:t>
        </w:r>
      </w:hyperlink>
    </w:p>
    <w:p w14:paraId="1B605D66" w14:textId="77777777" w:rsidR="00D7599B" w:rsidRPr="00E01A41" w:rsidRDefault="00D7599B" w:rsidP="00E01A41"/>
    <w:p w14:paraId="5AC0A863" w14:textId="665F3AE0" w:rsidR="0047518B" w:rsidRPr="0047518B" w:rsidRDefault="00E01A41" w:rsidP="0047518B">
      <w:r w:rsidRPr="00E01A41">
        <w:t xml:space="preserve">Therefore, the surface complementarity identified by MLP and MEP is consistent with the current understanding of lipase-support interactions. The extensive lipophilic regions highlighted by MLP provide a structural rationale for the favorable association of these enzymes with hydrophobic methacrylate materials, whereas MEP reveals additional electrostatic features that may further contribute to molecular recognition. Together, these results demonstrate that MLP and MEP constitute valuable tools for the qualitative </w:t>
      </w:r>
      <w:r w:rsidRPr="00E01A41">
        <w:lastRenderedPageBreak/>
        <w:t>characterization of enzyme-polymer interfaces and for the investigation of molecular interactions relevant to biocatalysis and enzyme immobilization.</w:t>
      </w:r>
      <w:r w:rsidR="00AB225C">
        <w:t xml:space="preserve"> </w:t>
      </w:r>
    </w:p>
    <w:p w14:paraId="7843D6BE" w14:textId="5928E69C" w:rsidR="007718B3" w:rsidRDefault="007718B3" w:rsidP="00F52F09">
      <w:pPr>
        <w:pStyle w:val="Heading1"/>
      </w:pPr>
      <w:bookmarkStart w:id="28" w:name="_Toc243828493"/>
      <w:r>
        <w:t>References</w:t>
      </w:r>
      <w:bookmarkEnd w:id="28"/>
    </w:p>
    <w:p w14:paraId="757567A6" w14:textId="77777777" w:rsidR="00F52F09" w:rsidRPr="00F52F09" w:rsidRDefault="00F52F09" w:rsidP="00F52F09"/>
    <w:p w14:paraId="57B6C8E1" w14:textId="088D2890" w:rsidR="00F52F09" w:rsidRDefault="00F52F09" w:rsidP="00D40636">
      <w:bookmarkStart w:id="29" w:name="ref1"/>
      <w:r>
        <w:t xml:space="preserve">[1] </w:t>
      </w:r>
      <w:r w:rsidRPr="00F52F09">
        <w:t xml:space="preserve">Laguerre, M., Saux, M., Dubost, J. P., &amp; </w:t>
      </w:r>
      <w:proofErr w:type="spellStart"/>
      <w:r w:rsidRPr="00F52F09">
        <w:t>Carpy</w:t>
      </w:r>
      <w:proofErr w:type="spellEnd"/>
      <w:r w:rsidRPr="00F52F09">
        <w:t xml:space="preserve">, A. (1997). MLPP: a program for the calculation of molecular lipophilicity potential in proteins. </w:t>
      </w:r>
      <w:r w:rsidRPr="00F52F09">
        <w:rPr>
          <w:i/>
          <w:iCs/>
        </w:rPr>
        <w:t>Pharmacy and Pharmacology Communications</w:t>
      </w:r>
      <w:r w:rsidRPr="00F52F09">
        <w:t xml:space="preserve">, </w:t>
      </w:r>
      <w:r w:rsidRPr="00F52F09">
        <w:rPr>
          <w:i/>
          <w:iCs/>
        </w:rPr>
        <w:t>3</w:t>
      </w:r>
      <w:r w:rsidRPr="00F52F09">
        <w:t>(5‐6), 217-222.</w:t>
      </w:r>
    </w:p>
    <w:p w14:paraId="603A4B6B" w14:textId="28F317EA" w:rsidR="00F52F09" w:rsidRDefault="00F52F09" w:rsidP="00D40636">
      <w:bookmarkStart w:id="30" w:name="ref2"/>
      <w:bookmarkEnd w:id="29"/>
      <w:r>
        <w:t xml:space="preserve">[2] </w:t>
      </w:r>
      <w:r w:rsidRPr="0082309E">
        <w:t xml:space="preserve">Broto, P., Moreau, G., &amp; </w:t>
      </w:r>
      <w:proofErr w:type="spellStart"/>
      <w:r w:rsidRPr="0082309E">
        <w:t>Vandycke</w:t>
      </w:r>
      <w:proofErr w:type="spellEnd"/>
      <w:r w:rsidRPr="0082309E">
        <w:t xml:space="preserve">, C. (1984). Molecular structures: perception, autocorrelation descriptor and </w:t>
      </w:r>
      <w:proofErr w:type="spellStart"/>
      <w:r w:rsidRPr="0082309E">
        <w:t>sar</w:t>
      </w:r>
      <w:proofErr w:type="spellEnd"/>
      <w:r w:rsidRPr="0082309E">
        <w:t xml:space="preserve"> studies: system of atomic contributions for the calculation of the n-octanol/water partition coefficients. </w:t>
      </w:r>
      <w:r w:rsidRPr="0082309E">
        <w:rPr>
          <w:i/>
          <w:iCs/>
        </w:rPr>
        <w:t>European journal of medicinal chemistry</w:t>
      </w:r>
      <w:r w:rsidRPr="0082309E">
        <w:t xml:space="preserve">, </w:t>
      </w:r>
      <w:r w:rsidRPr="0082309E">
        <w:rPr>
          <w:i/>
          <w:iCs/>
        </w:rPr>
        <w:t>19</w:t>
      </w:r>
      <w:r w:rsidRPr="0082309E">
        <w:t>(1), 71-78.</w:t>
      </w:r>
    </w:p>
    <w:p w14:paraId="260C4D0A" w14:textId="6A29983D" w:rsidR="007718B3" w:rsidRDefault="00F52F09" w:rsidP="00D40636">
      <w:bookmarkStart w:id="31" w:name="ref3"/>
      <w:bookmarkEnd w:id="30"/>
      <w:r>
        <w:t xml:space="preserve">[3] </w:t>
      </w:r>
      <w:r w:rsidRPr="00F52F09">
        <w:t xml:space="preserve">Ghose, A. K., </w:t>
      </w:r>
      <w:proofErr w:type="spellStart"/>
      <w:r w:rsidRPr="00F52F09">
        <w:t>Viswanadhan</w:t>
      </w:r>
      <w:proofErr w:type="spellEnd"/>
      <w:r w:rsidRPr="00F52F09">
        <w:t xml:space="preserve">, V. N., &amp; </w:t>
      </w:r>
      <w:proofErr w:type="spellStart"/>
      <w:r w:rsidRPr="00F52F09">
        <w:t>Wendoloski</w:t>
      </w:r>
      <w:proofErr w:type="spellEnd"/>
      <w:r w:rsidRPr="00F52F09">
        <w:t xml:space="preserve">, J. J. (1998). Prediction of hydrophobic (lipophilic) properties of small organic molecules using fragmental methods: an analysis of ALOGP and CLOGP methods. </w:t>
      </w:r>
      <w:r w:rsidRPr="00F52F09">
        <w:rPr>
          <w:i/>
          <w:iCs/>
        </w:rPr>
        <w:t>The Journal of Physical Chemistry A</w:t>
      </w:r>
      <w:r w:rsidRPr="00F52F09">
        <w:t xml:space="preserve">, </w:t>
      </w:r>
      <w:r w:rsidRPr="00F52F09">
        <w:rPr>
          <w:i/>
          <w:iCs/>
        </w:rPr>
        <w:t>102</w:t>
      </w:r>
      <w:r w:rsidRPr="00F52F09">
        <w:t>(21), 3762-3772.</w:t>
      </w:r>
    </w:p>
    <w:p w14:paraId="558EBD53" w14:textId="62258C4E" w:rsidR="008E4A89" w:rsidRDefault="008E4A89" w:rsidP="00D40636">
      <w:bookmarkStart w:id="32" w:name="ref4"/>
      <w:bookmarkEnd w:id="31"/>
      <w:r>
        <w:t xml:space="preserve">[4] </w:t>
      </w:r>
      <w:r w:rsidR="00B93A1C" w:rsidRPr="00B93A1C">
        <w:t xml:space="preserve">Young, T., Abel, R., Kim, B., Berne, B. J., &amp; Friesner, R. A. (2007). Motifs for molecular recognition exploiting hydrophobic enclosure in protein–ligand binding. </w:t>
      </w:r>
      <w:r w:rsidR="00B93A1C" w:rsidRPr="00B93A1C">
        <w:rPr>
          <w:i/>
          <w:iCs/>
        </w:rPr>
        <w:t>Proceedings of the National Academy of Sciences</w:t>
      </w:r>
      <w:r w:rsidR="00B93A1C" w:rsidRPr="00B93A1C">
        <w:t xml:space="preserve">, </w:t>
      </w:r>
      <w:r w:rsidR="00B93A1C" w:rsidRPr="00B93A1C">
        <w:rPr>
          <w:i/>
          <w:iCs/>
        </w:rPr>
        <w:t>104</w:t>
      </w:r>
      <w:r w:rsidR="00B93A1C" w:rsidRPr="00B93A1C">
        <w:t>(3), 808-813.</w:t>
      </w:r>
    </w:p>
    <w:p w14:paraId="3DB69F46" w14:textId="05E1493A" w:rsidR="00A4632B" w:rsidRDefault="00A4632B" w:rsidP="00D40636">
      <w:bookmarkStart w:id="33" w:name="ref5"/>
      <w:bookmarkEnd w:id="32"/>
      <w:r w:rsidRPr="00DD5491">
        <w:t xml:space="preserve">[5] </w:t>
      </w:r>
      <w:proofErr w:type="spellStart"/>
      <w:r w:rsidRPr="00DD5491">
        <w:t>Derewenda</w:t>
      </w:r>
      <w:proofErr w:type="spellEnd"/>
      <w:r w:rsidRPr="00DD5491">
        <w:t xml:space="preserve">, U., Brzozowski, A. M., Lawson, D. M., &amp; </w:t>
      </w:r>
      <w:proofErr w:type="spellStart"/>
      <w:r w:rsidRPr="00DD5491">
        <w:t>Derewenda</w:t>
      </w:r>
      <w:proofErr w:type="spellEnd"/>
      <w:r w:rsidRPr="00DD5491">
        <w:t xml:space="preserve">, Z. S. (1992). </w:t>
      </w:r>
      <w:r w:rsidRPr="00A4632B">
        <w:t xml:space="preserve">Catalysis at the interface: the anatomy of a conformational change in a triglyceride lipase. </w:t>
      </w:r>
      <w:r w:rsidRPr="00A4632B">
        <w:rPr>
          <w:i/>
          <w:iCs/>
        </w:rPr>
        <w:t>Biochemistry</w:t>
      </w:r>
      <w:r w:rsidRPr="00A4632B">
        <w:t xml:space="preserve">, </w:t>
      </w:r>
      <w:r w:rsidRPr="00A4632B">
        <w:rPr>
          <w:i/>
          <w:iCs/>
        </w:rPr>
        <w:t>31</w:t>
      </w:r>
      <w:r w:rsidRPr="00A4632B">
        <w:t>(5), 1532-1541.</w:t>
      </w:r>
    </w:p>
    <w:p w14:paraId="36C54AF6" w14:textId="5613B850" w:rsidR="00A4632B" w:rsidRPr="00D40636" w:rsidRDefault="00A4632B" w:rsidP="00D40636">
      <w:bookmarkStart w:id="34" w:name="ref6"/>
      <w:bookmarkEnd w:id="33"/>
      <w:r>
        <w:t xml:space="preserve">[6] </w:t>
      </w:r>
      <w:proofErr w:type="spellStart"/>
      <w:r w:rsidR="002E3890" w:rsidRPr="002E3890">
        <w:t>Derewenda</w:t>
      </w:r>
      <w:proofErr w:type="spellEnd"/>
      <w:r w:rsidR="002E3890" w:rsidRPr="002E3890">
        <w:t xml:space="preserve">, U., Swenson, L., Wei, Y. U. N. Y. I., Green, R., Kobos, P. M., Joerger, R., ... &amp; </w:t>
      </w:r>
      <w:proofErr w:type="spellStart"/>
      <w:r w:rsidR="002E3890" w:rsidRPr="002E3890">
        <w:t>Derewenda</w:t>
      </w:r>
      <w:proofErr w:type="spellEnd"/>
      <w:r w:rsidR="002E3890" w:rsidRPr="002E3890">
        <w:t xml:space="preserve">, Z. S. (1994). Conformational lability of lipases observed in the absence of an oil-water interface: crystallographic studies of enzymes from the fungi </w:t>
      </w:r>
      <w:proofErr w:type="spellStart"/>
      <w:r w:rsidR="002E3890" w:rsidRPr="002E3890">
        <w:t>Humicola</w:t>
      </w:r>
      <w:proofErr w:type="spellEnd"/>
      <w:r w:rsidR="002E3890" w:rsidRPr="002E3890">
        <w:t xml:space="preserve"> </w:t>
      </w:r>
      <w:proofErr w:type="spellStart"/>
      <w:r w:rsidR="002E3890" w:rsidRPr="002E3890">
        <w:t>lanuginosa</w:t>
      </w:r>
      <w:proofErr w:type="spellEnd"/>
      <w:r w:rsidR="002E3890" w:rsidRPr="002E3890">
        <w:t xml:space="preserve"> and Rhizopus </w:t>
      </w:r>
      <w:proofErr w:type="spellStart"/>
      <w:r w:rsidR="002E3890" w:rsidRPr="002E3890">
        <w:t>delemar</w:t>
      </w:r>
      <w:proofErr w:type="spellEnd"/>
      <w:r w:rsidR="002E3890" w:rsidRPr="002E3890">
        <w:t xml:space="preserve">. </w:t>
      </w:r>
      <w:r w:rsidR="002E3890" w:rsidRPr="002E3890">
        <w:rPr>
          <w:i/>
          <w:iCs/>
        </w:rPr>
        <w:t>Journal of lipid research</w:t>
      </w:r>
      <w:r w:rsidR="002E3890" w:rsidRPr="002E3890">
        <w:t xml:space="preserve">, </w:t>
      </w:r>
      <w:r w:rsidR="002E3890" w:rsidRPr="002E3890">
        <w:rPr>
          <w:i/>
          <w:iCs/>
        </w:rPr>
        <w:t>35</w:t>
      </w:r>
      <w:r w:rsidR="002E3890" w:rsidRPr="002E3890">
        <w:t>(3), 524-534.</w:t>
      </w:r>
    </w:p>
    <w:p w14:paraId="271A784B" w14:textId="75C40DF8" w:rsidR="00D40636" w:rsidRDefault="008E4A89" w:rsidP="00D40636">
      <w:bookmarkStart w:id="35" w:name="ref7"/>
      <w:bookmarkEnd w:id="34"/>
      <w:r>
        <w:t xml:space="preserve">[7] </w:t>
      </w:r>
      <w:proofErr w:type="spellStart"/>
      <w:r w:rsidRPr="008E4A89">
        <w:t>Uppenberg</w:t>
      </w:r>
      <w:proofErr w:type="spellEnd"/>
      <w:r w:rsidRPr="008E4A89">
        <w:t xml:space="preserve">, J., </w:t>
      </w:r>
      <w:proofErr w:type="spellStart"/>
      <w:r w:rsidRPr="008E4A89">
        <w:t>Oehrner</w:t>
      </w:r>
      <w:proofErr w:type="spellEnd"/>
      <w:r w:rsidRPr="008E4A89">
        <w:t xml:space="preserve">, N., Norin, M., Hult, K., </w:t>
      </w:r>
      <w:proofErr w:type="spellStart"/>
      <w:r w:rsidRPr="008E4A89">
        <w:t>Kleywegt</w:t>
      </w:r>
      <w:proofErr w:type="spellEnd"/>
      <w:r w:rsidRPr="008E4A89">
        <w:t xml:space="preserve">, G. J., Patkar, S., ... &amp; Jones, T. A. (1995). Crystallographic and molecular-modeling studies of lipase B from Candida antarctica reveal a stereospecificity pocket for secondary alcohols. </w:t>
      </w:r>
      <w:r w:rsidRPr="008E4A89">
        <w:rPr>
          <w:i/>
          <w:iCs/>
        </w:rPr>
        <w:t>Biochemistry</w:t>
      </w:r>
      <w:r w:rsidRPr="008E4A89">
        <w:t xml:space="preserve">, </w:t>
      </w:r>
      <w:r w:rsidRPr="008E4A89">
        <w:rPr>
          <w:i/>
          <w:iCs/>
        </w:rPr>
        <w:t>34</w:t>
      </w:r>
      <w:r w:rsidRPr="008E4A89">
        <w:t>(51), 16838-16851.</w:t>
      </w:r>
    </w:p>
    <w:p w14:paraId="60ECA9BF" w14:textId="58ADAEFB" w:rsidR="00A12E10" w:rsidRDefault="00A12E10" w:rsidP="00D40636">
      <w:bookmarkStart w:id="36" w:name="ref8"/>
      <w:bookmarkEnd w:id="35"/>
      <w:r>
        <w:t xml:space="preserve">[8] </w:t>
      </w:r>
      <w:r w:rsidRPr="00A12E10">
        <w:t xml:space="preserve">Petkar, M., Lali, A., Caimi, P., &amp; </w:t>
      </w:r>
      <w:proofErr w:type="spellStart"/>
      <w:r w:rsidRPr="00A12E10">
        <w:t>Daminati</w:t>
      </w:r>
      <w:proofErr w:type="spellEnd"/>
      <w:r w:rsidRPr="00A12E10">
        <w:t xml:space="preserve">, M. (2006). Immobilization of lipases for non-aqueous synthesis. </w:t>
      </w:r>
      <w:r w:rsidRPr="00A12E10">
        <w:rPr>
          <w:i/>
          <w:iCs/>
        </w:rPr>
        <w:t>Journal of Molecular Catalysis B: Enzymatic</w:t>
      </w:r>
      <w:r w:rsidRPr="00A12E10">
        <w:t xml:space="preserve">, </w:t>
      </w:r>
      <w:r w:rsidRPr="00A12E10">
        <w:rPr>
          <w:i/>
          <w:iCs/>
        </w:rPr>
        <w:t>39</w:t>
      </w:r>
      <w:r w:rsidRPr="00A12E10">
        <w:t>(1-4), 83-90.</w:t>
      </w:r>
    </w:p>
    <w:p w14:paraId="1FD4FBAB" w14:textId="249FDDFC" w:rsidR="005B2EBD" w:rsidRDefault="005B2EBD" w:rsidP="00D40636">
      <w:bookmarkStart w:id="37" w:name="ref9"/>
      <w:bookmarkEnd w:id="36"/>
      <w:r>
        <w:t xml:space="preserve">[9] </w:t>
      </w:r>
      <w:r w:rsidR="00D702CB" w:rsidRPr="00D702CB">
        <w:t xml:space="preserve">Cantone, S., Ferrario, V., Corici, L., Ebert, C., </w:t>
      </w:r>
      <w:proofErr w:type="spellStart"/>
      <w:r w:rsidR="00D702CB" w:rsidRPr="00D702CB">
        <w:t>Fattor</w:t>
      </w:r>
      <w:proofErr w:type="spellEnd"/>
      <w:r w:rsidR="00D702CB" w:rsidRPr="00D702CB">
        <w:t xml:space="preserve">, D., </w:t>
      </w:r>
      <w:proofErr w:type="spellStart"/>
      <w:r w:rsidR="00D702CB" w:rsidRPr="00D702CB">
        <w:t>Spizzo</w:t>
      </w:r>
      <w:proofErr w:type="spellEnd"/>
      <w:r w:rsidR="00D702CB" w:rsidRPr="00D702CB">
        <w:t xml:space="preserve">, P., &amp; </w:t>
      </w:r>
      <w:proofErr w:type="spellStart"/>
      <w:r w:rsidR="00D702CB" w:rsidRPr="00D702CB">
        <w:t>Gardossi</w:t>
      </w:r>
      <w:proofErr w:type="spellEnd"/>
      <w:r w:rsidR="00D702CB" w:rsidRPr="00D702CB">
        <w:t xml:space="preserve">, L. (2013). Efficient </w:t>
      </w:r>
      <w:proofErr w:type="spellStart"/>
      <w:r w:rsidR="00D702CB" w:rsidRPr="00D702CB">
        <w:t>immobilisation</w:t>
      </w:r>
      <w:proofErr w:type="spellEnd"/>
      <w:r w:rsidR="00D702CB" w:rsidRPr="00D702CB">
        <w:t xml:space="preserve"> of industrial biocatalysts: criteria and constraints for the selection of organic polymeric carriers and </w:t>
      </w:r>
      <w:proofErr w:type="spellStart"/>
      <w:r w:rsidR="00D702CB" w:rsidRPr="00D702CB">
        <w:t>immobilisation</w:t>
      </w:r>
      <w:proofErr w:type="spellEnd"/>
      <w:r w:rsidR="00D702CB" w:rsidRPr="00D702CB">
        <w:t xml:space="preserve"> methods. </w:t>
      </w:r>
      <w:r w:rsidR="00D702CB" w:rsidRPr="00D702CB">
        <w:rPr>
          <w:i/>
          <w:iCs/>
        </w:rPr>
        <w:t>Chemical Society Reviews</w:t>
      </w:r>
      <w:r w:rsidR="00D702CB" w:rsidRPr="00D702CB">
        <w:t xml:space="preserve">, </w:t>
      </w:r>
      <w:r w:rsidR="00D702CB" w:rsidRPr="00D702CB">
        <w:rPr>
          <w:i/>
          <w:iCs/>
        </w:rPr>
        <w:t>42</w:t>
      </w:r>
      <w:r w:rsidR="00D702CB" w:rsidRPr="00D702CB">
        <w:t>(15), 6262-6276.</w:t>
      </w:r>
    </w:p>
    <w:p w14:paraId="3F71B860" w14:textId="77777777" w:rsidR="00AE4C11" w:rsidRDefault="00AE4C11" w:rsidP="00AE4C11">
      <w:bookmarkStart w:id="38" w:name="ref10"/>
      <w:bookmarkEnd w:id="37"/>
      <w:r>
        <w:t xml:space="preserve">[10] </w:t>
      </w:r>
      <w:r w:rsidRPr="00AE4C11">
        <w:t xml:space="preserve">Morris, G. M., Huey, R., Lindstrom, W., Sanner, M. F., Belew, R. K., Goodsell, D. S., &amp; Olson, A. J. (2009). AutoDock4 and AutoDockTools4: Automated docking with selective receptor flexibility. </w:t>
      </w:r>
      <w:r w:rsidRPr="00AE4C11">
        <w:rPr>
          <w:i/>
          <w:iCs/>
        </w:rPr>
        <w:t>Journal of computational chemistry</w:t>
      </w:r>
      <w:r w:rsidRPr="00AE4C11">
        <w:t xml:space="preserve">, </w:t>
      </w:r>
      <w:r w:rsidRPr="00AE4C11">
        <w:rPr>
          <w:i/>
          <w:iCs/>
        </w:rPr>
        <w:t>30</w:t>
      </w:r>
      <w:r w:rsidRPr="00AE4C11">
        <w:t>(16), 2785-2791.</w:t>
      </w:r>
    </w:p>
    <w:p w14:paraId="6C569401" w14:textId="28511570" w:rsidR="00741F3F" w:rsidRPr="00AE4C11" w:rsidRDefault="00741F3F" w:rsidP="00AE4C11">
      <w:pPr>
        <w:rPr>
          <w:ins w:id="39" w:author="miguel-angel.bayo-valero@basf.com" w:date="2026-07-27T17:00:00Z"/>
        </w:rPr>
      </w:pPr>
      <w:bookmarkStart w:id="40" w:name="ref11"/>
      <w:bookmarkEnd w:id="38"/>
      <w:r>
        <w:t xml:space="preserve">[11] </w:t>
      </w:r>
      <w:r w:rsidRPr="00741F3F">
        <w:t xml:space="preserve">DeLano, W. L. (2002). </w:t>
      </w:r>
      <w:proofErr w:type="spellStart"/>
      <w:r w:rsidRPr="00741F3F">
        <w:t>Pymol</w:t>
      </w:r>
      <w:proofErr w:type="spellEnd"/>
      <w:r w:rsidRPr="00741F3F">
        <w:t xml:space="preserve">: An open-source molecular graphics tool. </w:t>
      </w:r>
      <w:r w:rsidRPr="00741F3F">
        <w:rPr>
          <w:i/>
          <w:iCs/>
        </w:rPr>
        <w:t xml:space="preserve">CCP4 </w:t>
      </w:r>
      <w:proofErr w:type="spellStart"/>
      <w:r w:rsidRPr="00741F3F">
        <w:rPr>
          <w:i/>
          <w:iCs/>
        </w:rPr>
        <w:t>Newsl</w:t>
      </w:r>
      <w:proofErr w:type="spellEnd"/>
      <w:r w:rsidRPr="00741F3F">
        <w:rPr>
          <w:i/>
          <w:iCs/>
        </w:rPr>
        <w:t xml:space="preserve">. protein </w:t>
      </w:r>
      <w:proofErr w:type="spellStart"/>
      <w:r w:rsidRPr="00741F3F">
        <w:rPr>
          <w:i/>
          <w:iCs/>
        </w:rPr>
        <w:t>crystallogr</w:t>
      </w:r>
      <w:proofErr w:type="spellEnd"/>
      <w:r w:rsidRPr="00741F3F">
        <w:t xml:space="preserve">, </w:t>
      </w:r>
      <w:r w:rsidRPr="00741F3F">
        <w:rPr>
          <w:i/>
          <w:iCs/>
        </w:rPr>
        <w:t>40</w:t>
      </w:r>
      <w:r w:rsidRPr="00741F3F">
        <w:t>(1), 82-92.</w:t>
      </w:r>
    </w:p>
    <w:p w14:paraId="3934B52B" w14:textId="4B205F4B" w:rsidR="00B10553" w:rsidRDefault="00B10553" w:rsidP="00D40636">
      <w:bookmarkStart w:id="41" w:name="ref12"/>
      <w:bookmarkEnd w:id="40"/>
      <w:r>
        <w:t>[1</w:t>
      </w:r>
      <w:r w:rsidR="00741F3F">
        <w:t>2</w:t>
      </w:r>
      <w:r>
        <w:t xml:space="preserve">] </w:t>
      </w:r>
      <w:r w:rsidRPr="00B10553">
        <w:t xml:space="preserve">Hanwell, M. D., Curtis, D. E., Lonie, D. C., </w:t>
      </w:r>
      <w:proofErr w:type="spellStart"/>
      <w:r w:rsidRPr="00B10553">
        <w:t>Vandermeersch</w:t>
      </w:r>
      <w:proofErr w:type="spellEnd"/>
      <w:r w:rsidRPr="00B10553">
        <w:t xml:space="preserve">, T., Zurek, E., &amp; Hutchison, G. R. (2012). Avogadro: an advanced semantic chemical editor, visualization, and analysis platform. </w:t>
      </w:r>
      <w:r w:rsidRPr="00B10553">
        <w:rPr>
          <w:i/>
          <w:iCs/>
        </w:rPr>
        <w:t>Journal of cheminformatics</w:t>
      </w:r>
      <w:r w:rsidRPr="00B10553">
        <w:t xml:space="preserve">, </w:t>
      </w:r>
      <w:r w:rsidRPr="00B10553">
        <w:rPr>
          <w:i/>
          <w:iCs/>
        </w:rPr>
        <w:t>4</w:t>
      </w:r>
      <w:r w:rsidRPr="00B10553">
        <w:t>(1), 17.</w:t>
      </w:r>
    </w:p>
    <w:p w14:paraId="5F1DD003" w14:textId="1F1158AA" w:rsidR="00301BA4" w:rsidRPr="007930AC" w:rsidRDefault="00301BA4" w:rsidP="00D40636">
      <w:pPr>
        <w:rPr>
          <w:lang w:val="es-ES"/>
        </w:rPr>
      </w:pPr>
      <w:bookmarkStart w:id="42" w:name="ref13"/>
      <w:r>
        <w:t xml:space="preserve">[13] </w:t>
      </w:r>
      <w:r w:rsidRPr="00301BA4">
        <w:t>Melia, T. P. (1962). Part VIII-</w:t>
      </w:r>
      <w:proofErr w:type="spellStart"/>
      <w:r w:rsidRPr="00301BA4">
        <w:t>Methylmethacrylate</w:t>
      </w:r>
      <w:proofErr w:type="spellEnd"/>
      <w:r w:rsidRPr="00301BA4">
        <w:t xml:space="preserve"> and polymethylmethacrylate. </w:t>
      </w:r>
      <w:proofErr w:type="spellStart"/>
      <w:r w:rsidRPr="007930AC">
        <w:rPr>
          <w:i/>
          <w:iCs/>
          <w:lang w:val="es-ES"/>
        </w:rPr>
        <w:t>Polymer</w:t>
      </w:r>
      <w:proofErr w:type="spellEnd"/>
      <w:r w:rsidRPr="007930AC">
        <w:rPr>
          <w:lang w:val="es-ES"/>
        </w:rPr>
        <w:t xml:space="preserve">, </w:t>
      </w:r>
      <w:r w:rsidRPr="007930AC">
        <w:rPr>
          <w:i/>
          <w:iCs/>
          <w:lang w:val="es-ES"/>
        </w:rPr>
        <w:t>3</w:t>
      </w:r>
      <w:r w:rsidRPr="007930AC">
        <w:rPr>
          <w:lang w:val="es-ES"/>
        </w:rPr>
        <w:t>, 317-319.</w:t>
      </w:r>
    </w:p>
    <w:p w14:paraId="4CB48F80" w14:textId="270F6734" w:rsidR="00D40636" w:rsidRPr="00D40636" w:rsidRDefault="007930AC" w:rsidP="00D40636">
      <w:bookmarkStart w:id="43" w:name="ref14"/>
      <w:bookmarkEnd w:id="41"/>
      <w:bookmarkEnd w:id="42"/>
      <w:r w:rsidRPr="007930AC">
        <w:rPr>
          <w:lang w:val="es-ES"/>
        </w:rPr>
        <w:t xml:space="preserve">[14] Valério, A., Nicoletti, G., Cipolatti, E. P., Ninow, J. L., Araújo, P. H., Sayer, C., &amp; de Oliveira, D. (2015). </w:t>
      </w:r>
      <w:r w:rsidRPr="007930AC">
        <w:t xml:space="preserve">Kinetic study of Candida antarctica lipase B immobilization using poly (methyl methacrylate) nanoparticles obtained by </w:t>
      </w:r>
      <w:proofErr w:type="spellStart"/>
      <w:r w:rsidRPr="007930AC">
        <w:t>miniemulsion</w:t>
      </w:r>
      <w:proofErr w:type="spellEnd"/>
      <w:r w:rsidRPr="007930AC">
        <w:t xml:space="preserve"> polymerization as support. </w:t>
      </w:r>
      <w:r w:rsidRPr="007930AC">
        <w:rPr>
          <w:i/>
          <w:iCs/>
        </w:rPr>
        <w:t>Applied biochemistry and biotechnology</w:t>
      </w:r>
      <w:r w:rsidRPr="007930AC">
        <w:t xml:space="preserve">, </w:t>
      </w:r>
      <w:r w:rsidRPr="007930AC">
        <w:rPr>
          <w:i/>
          <w:iCs/>
        </w:rPr>
        <w:t>175</w:t>
      </w:r>
      <w:r w:rsidRPr="007930AC">
        <w:t>(6), 2961-2971.</w:t>
      </w:r>
    </w:p>
    <w:bookmarkEnd w:id="43"/>
    <w:p w14:paraId="42125EC8" w14:textId="77777777" w:rsidR="00D40636" w:rsidRPr="00D40636" w:rsidRDefault="00D40636" w:rsidP="00D40636"/>
    <w:p w14:paraId="788614A8" w14:textId="77777777" w:rsidR="00D40636" w:rsidRPr="00D40636" w:rsidRDefault="00D40636" w:rsidP="00F875BC"/>
    <w:sectPr w:rsidR="00D40636" w:rsidRPr="00D40636" w:rsidSect="00CF5085">
      <w:headerReference w:type="default" r:id="rId37"/>
      <w:footerReference w:type="even" r:id="rId38"/>
      <w:footerReference w:type="default" r:id="rId39"/>
      <w:headerReference w:type="first" r:id="rId40"/>
      <w:footerReference w:type="first" r:id="rId41"/>
      <w:pgSz w:w="11906" w:h="16838"/>
      <w:pgMar w:top="1440" w:right="1394" w:bottom="1440" w:left="1440" w:header="344" w:footer="45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9F988" w14:textId="77777777" w:rsidR="009065C5" w:rsidRDefault="009065C5" w:rsidP="00CF5085">
      <w:r>
        <w:separator/>
      </w:r>
    </w:p>
  </w:endnote>
  <w:endnote w:type="continuationSeparator" w:id="0">
    <w:p w14:paraId="64B19313" w14:textId="77777777" w:rsidR="009065C5" w:rsidRDefault="009065C5" w:rsidP="00CF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Josefin Sans">
    <w:charset w:val="00"/>
    <w:family w:val="auto"/>
    <w:pitch w:val="variable"/>
    <w:sig w:usb0="A00000FF" w:usb1="4000204B" w:usb2="00000000" w:usb3="00000000" w:csb0="00000193" w:csb1="00000000"/>
  </w:font>
  <w:font w:name="Times New Roman (Headings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6972B" w14:textId="0622990A" w:rsidR="00CD3DE0" w:rsidRDefault="006E5AEB" w:rsidP="00CF5085">
    <w:pPr>
      <w:pStyle w:val="Footer"/>
      <w:rPr>
        <w:rStyle w:val="PageNumber"/>
      </w:rPr>
    </w:pPr>
    <w:r>
      <w:rPr>
        <w:noProof/>
        <w14:ligatures w14:val="standardContextual"/>
      </w:rPr>
      <mc:AlternateContent>
        <mc:Choice Requires="wps">
          <w:drawing>
            <wp:anchor distT="0" distB="0" distL="0" distR="0" simplePos="0" relativeHeight="251659264" behindDoc="0" locked="0" layoutInCell="1" allowOverlap="1" wp14:anchorId="7855CA6E" wp14:editId="50F99F4F">
              <wp:simplePos x="635" y="635"/>
              <wp:positionH relativeFrom="page">
                <wp:align>center</wp:align>
              </wp:positionH>
              <wp:positionV relativeFrom="page">
                <wp:align>bottom</wp:align>
              </wp:positionV>
              <wp:extent cx="424180" cy="336550"/>
              <wp:effectExtent l="0" t="0" r="13970" b="0"/>
              <wp:wrapNone/>
              <wp:docPr id="724148162"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36550"/>
                      </a:xfrm>
                      <a:prstGeom prst="rect">
                        <a:avLst/>
                      </a:prstGeom>
                      <a:noFill/>
                      <a:ln>
                        <a:noFill/>
                      </a:ln>
                    </wps:spPr>
                    <wps:txbx>
                      <w:txbxContent>
                        <w:p w14:paraId="59849A4D" w14:textId="4F206FE3" w:rsidR="006E5AEB" w:rsidRPr="006E5AEB" w:rsidRDefault="006E5AEB" w:rsidP="006E5AEB">
                          <w:pPr>
                            <w:rPr>
                              <w:rFonts w:ascii="Arial" w:eastAsia="Arial" w:hAnsi="Arial" w:cs="Arial"/>
                              <w:noProof/>
                              <w:color w:val="000000"/>
                              <w:sz w:val="20"/>
                              <w:szCs w:val="20"/>
                            </w:rPr>
                          </w:pPr>
                          <w:r w:rsidRPr="006E5AEB">
                            <w:rPr>
                              <w:rFonts w:ascii="Arial" w:eastAsia="Arial"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5CA6E" id="_x0000_t202" coordsize="21600,21600" o:spt="202" path="m,l,21600r21600,l21600,xe">
              <v:stroke joinstyle="miter"/>
              <v:path gradientshapeok="t" o:connecttype="rect"/>
            </v:shapetype>
            <v:shape id="Text Box 3" o:spid="_x0000_s1069" type="#_x0000_t202" alt="Internal" style="position:absolute;left:0;text-align:left;margin-left:0;margin-top:0;width:33.4pt;height:2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" filled="f" stroked="f">
              <v:textbox style="mso-fit-shape-to-text:t" inset="0,0,0,15pt">
                <w:txbxContent>
                  <w:p w14:paraId="59849A4D" w14:textId="4F206FE3" w:rsidR="006E5AEB" w:rsidRPr="006E5AEB" w:rsidRDefault="006E5AEB" w:rsidP="006E5AEB">
                    <w:pPr>
                      <w:rPr>
                        <w:rFonts w:ascii="Arial" w:eastAsia="Arial" w:hAnsi="Arial" w:cs="Arial"/>
                        <w:noProof/>
                        <w:color w:val="000000"/>
                        <w:sz w:val="20"/>
                        <w:szCs w:val="20"/>
                      </w:rPr>
                    </w:pPr>
                    <w:r w:rsidRPr="006E5AEB">
                      <w:rPr>
                        <w:rFonts w:ascii="Arial" w:eastAsia="Arial" w:hAnsi="Arial" w:cs="Arial"/>
                        <w:noProof/>
                        <w:color w:val="000000"/>
                        <w:sz w:val="20"/>
                        <w:szCs w:val="20"/>
                      </w:rPr>
                      <w:t>Internal</w:t>
                    </w:r>
                  </w:p>
                </w:txbxContent>
              </v:textbox>
              <w10:wrap anchorx="page" anchory="page"/>
            </v:shape>
          </w:pict>
        </mc:Fallback>
      </mc:AlternateContent>
    </w:r>
  </w:p>
  <w:sdt>
    <w:sdtPr>
      <w:rPr>
        <w:rStyle w:val="PageNumber"/>
      </w:rPr>
      <w:id w:val="-288814432"/>
      <w:docPartObj>
        <w:docPartGallery w:val="Page Numbers (Bottom of Page)"/>
        <w:docPartUnique/>
      </w:docPartObj>
    </w:sdtPr>
    <w:sdtEndPr>
      <w:rPr>
        <w:rStyle w:val="PageNumber"/>
      </w:rPr>
    </w:sdtEndPr>
    <w:sdtContent>
      <w:p w14:paraId="2ABA666B" w14:textId="77777777" w:rsidR="00CD3DE0" w:rsidRDefault="00CD3DE0" w:rsidP="00CF508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34216124"/>
      <w:docPartObj>
        <w:docPartGallery w:val="Page Numbers (Bottom of Page)"/>
        <w:docPartUnique/>
      </w:docPartObj>
    </w:sdtPr>
    <w:sdtEndPr>
      <w:rPr>
        <w:rStyle w:val="PageNumber"/>
      </w:rPr>
    </w:sdtEndPr>
    <w:sdtContent>
      <w:p w14:paraId="39823572" w14:textId="77777777" w:rsidR="00CD3DE0" w:rsidRDefault="00CD3DE0" w:rsidP="00CF508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4934AC" w14:textId="77777777" w:rsidR="00CD3DE0" w:rsidRDefault="00CD3DE0" w:rsidP="00CF50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4D475" w14:textId="1D637DC1" w:rsidR="00AA167E" w:rsidRPr="00CF5085" w:rsidRDefault="006E5AEB" w:rsidP="00F875BC">
    <w:pPr>
      <w:pStyle w:val="Footer"/>
      <w:ind w:left="-567"/>
      <w:rPr>
        <w:sz w:val="24"/>
        <w:szCs w:val="24"/>
      </w:rPr>
    </w:pPr>
    <w:r>
      <w:rPr>
        <w:noProof/>
        <w:sz w:val="20"/>
        <w:szCs w:val="20"/>
        <w14:ligatures w14:val="standardContextual"/>
      </w:rPr>
      <mc:AlternateContent>
        <mc:Choice Requires="wps">
          <w:drawing>
            <wp:anchor distT="0" distB="0" distL="0" distR="0" simplePos="0" relativeHeight="251660288" behindDoc="0" locked="0" layoutInCell="1" allowOverlap="1" wp14:anchorId="0CDC1A93" wp14:editId="14E5442C">
              <wp:simplePos x="914400" y="10072577"/>
              <wp:positionH relativeFrom="page">
                <wp:align>center</wp:align>
              </wp:positionH>
              <wp:positionV relativeFrom="page">
                <wp:align>bottom</wp:align>
              </wp:positionV>
              <wp:extent cx="424180" cy="336550"/>
              <wp:effectExtent l="0" t="0" r="13970" b="0"/>
              <wp:wrapNone/>
              <wp:docPr id="228549130"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36550"/>
                      </a:xfrm>
                      <a:prstGeom prst="rect">
                        <a:avLst/>
                      </a:prstGeom>
                      <a:noFill/>
                      <a:ln>
                        <a:noFill/>
                      </a:ln>
                    </wps:spPr>
                    <wps:txbx>
                      <w:txbxContent>
                        <w:p w14:paraId="3D2F8F4A" w14:textId="6498DB67" w:rsidR="006E5AEB" w:rsidRPr="006E5AEB" w:rsidRDefault="006E5AEB" w:rsidP="006E5AEB">
                          <w:pPr>
                            <w:rPr>
                              <w:rFonts w:ascii="Arial" w:eastAsia="Arial" w:hAnsi="Arial" w:cs="Arial"/>
                              <w:noProof/>
                              <w:color w:val="000000"/>
                              <w:sz w:val="20"/>
                              <w:szCs w:val="20"/>
                            </w:rPr>
                          </w:pPr>
                          <w:r w:rsidRPr="006E5AEB">
                            <w:rPr>
                              <w:rFonts w:ascii="Arial" w:eastAsia="Arial"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DC1A93" id="_x0000_t202" coordsize="21600,21600" o:spt="202" path="m,l,21600r21600,l21600,xe">
              <v:stroke joinstyle="miter"/>
              <v:path gradientshapeok="t" o:connecttype="rect"/>
            </v:shapetype>
            <v:shape id="Text Box 4" o:spid="_x0000_s1070" type="#_x0000_t202" alt="Internal" style="position:absolute;left:0;text-align:left;margin-left:0;margin-top:0;width:33.4pt;height:2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" filled="f" stroked="f">
              <v:textbox style="mso-fit-shape-to-text:t" inset="0,0,0,15pt">
                <w:txbxContent>
                  <w:p w14:paraId="3D2F8F4A" w14:textId="6498DB67" w:rsidR="006E5AEB" w:rsidRPr="006E5AEB" w:rsidRDefault="006E5AEB" w:rsidP="006E5AEB">
                    <w:pPr>
                      <w:rPr>
                        <w:rFonts w:ascii="Arial" w:eastAsia="Arial" w:hAnsi="Arial" w:cs="Arial"/>
                        <w:noProof/>
                        <w:color w:val="000000"/>
                        <w:sz w:val="20"/>
                        <w:szCs w:val="20"/>
                      </w:rPr>
                    </w:pPr>
                    <w:r w:rsidRPr="006E5AEB">
                      <w:rPr>
                        <w:rFonts w:ascii="Arial" w:eastAsia="Arial" w:hAnsi="Arial" w:cs="Arial"/>
                        <w:noProof/>
                        <w:color w:val="000000"/>
                        <w:sz w:val="20"/>
                        <w:szCs w:val="20"/>
                      </w:rPr>
                      <w:t>Internal</w:t>
                    </w:r>
                  </w:p>
                </w:txbxContent>
              </v:textbox>
              <w10:wrap anchorx="page" anchory="page"/>
            </v:shape>
          </w:pict>
        </mc:Fallback>
      </mc:AlternateContent>
    </w:r>
    <w:r w:rsidR="00CD3DE0">
      <w:rPr>
        <w:noProof/>
        <w:sz w:val="20"/>
        <w:szCs w:val="20"/>
      </w:rPr>
      <w:drawing>
        <wp:inline distT="0" distB="0" distL="0" distR="0" wp14:anchorId="1BF24645" wp14:editId="387E777E">
          <wp:extent cx="1455420" cy="305080"/>
          <wp:effectExtent l="0" t="0" r="0" b="0"/>
          <wp:docPr id="1106273235" name="Picture 3"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73235" name="Picture 3" descr="Blue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6441" cy="324160"/>
                  </a:xfrm>
                  <a:prstGeom prst="rect">
                    <a:avLst/>
                  </a:prstGeom>
                </pic:spPr>
              </pic:pic>
            </a:graphicData>
          </a:graphic>
        </wp:inline>
      </w:drawing>
    </w:r>
    <w:r w:rsidR="003A6D9E">
      <w:rPr>
        <w:sz w:val="20"/>
        <w:szCs w:val="20"/>
      </w:rPr>
      <w:tab/>
    </w:r>
    <w:sdt>
      <w:sdtPr>
        <w:rPr>
          <w:rStyle w:val="PageNumber"/>
        </w:rPr>
        <w:id w:val="-602034857"/>
        <w:docPartObj>
          <w:docPartGallery w:val="Page Numbers (Bottom of Page)"/>
          <w:docPartUnique/>
        </w:docPartObj>
      </w:sdtPr>
      <w:sdtEndPr>
        <w:rPr>
          <w:rStyle w:val="PageNumber"/>
        </w:rPr>
      </w:sdtEndPr>
      <w:sdtContent>
        <w:r w:rsidR="00CF5085" w:rsidRPr="00CF5085">
          <w:rPr>
            <w:rStyle w:val="PageNumber"/>
            <w:sz w:val="18"/>
            <w:szCs w:val="18"/>
          </w:rPr>
          <w:fldChar w:fldCharType="begin"/>
        </w:r>
        <w:r w:rsidR="00CF5085" w:rsidRPr="00CF5085">
          <w:rPr>
            <w:rStyle w:val="PageNumber"/>
            <w:sz w:val="18"/>
            <w:szCs w:val="18"/>
          </w:rPr>
          <w:instrText xml:space="preserve"> PAGE </w:instrText>
        </w:r>
        <w:r w:rsidR="00CF5085" w:rsidRPr="00CF5085">
          <w:rPr>
            <w:rStyle w:val="PageNumber"/>
            <w:sz w:val="18"/>
            <w:szCs w:val="18"/>
          </w:rPr>
          <w:fldChar w:fldCharType="separate"/>
        </w:r>
        <w:r w:rsidR="00CF5085" w:rsidRPr="00CF5085">
          <w:rPr>
            <w:rStyle w:val="PageNumber"/>
            <w:sz w:val="18"/>
            <w:szCs w:val="18"/>
          </w:rPr>
          <w:t>2</w:t>
        </w:r>
        <w:r w:rsidR="00CF5085" w:rsidRPr="00CF5085">
          <w:rPr>
            <w:rStyle w:val="PageNumber"/>
            <w:sz w:val="18"/>
            <w:szCs w:val="18"/>
          </w:rPr>
          <w:fldChar w:fldCharType="end"/>
        </w:r>
      </w:sdtContent>
    </w:sdt>
    <w:r w:rsidR="00CF5085" w:rsidRPr="00CF5085">
      <w:rPr>
        <w:rStyle w:val="PageNumber"/>
      </w:rPr>
      <w:tab/>
    </w:r>
    <w:r w:rsidR="00CD3DE0" w:rsidRPr="00F875BC">
      <w:rPr>
        <w:sz w:val="18"/>
        <w:szCs w:val="18"/>
      </w:rPr>
      <w:fldChar w:fldCharType="begin"/>
    </w:r>
    <w:r w:rsidR="00CD3DE0" w:rsidRPr="00F875BC">
      <w:rPr>
        <w:sz w:val="18"/>
        <w:szCs w:val="18"/>
      </w:rPr>
      <w:instrText xml:space="preserve"> FILENAME  \* MERGEFORMAT </w:instrText>
    </w:r>
    <w:r w:rsidR="00CD3DE0" w:rsidRPr="00F875BC">
      <w:rPr>
        <w:sz w:val="18"/>
        <w:szCs w:val="18"/>
      </w:rPr>
      <w:fldChar w:fldCharType="separate"/>
    </w:r>
    <w:r w:rsidR="00D40636">
      <w:rPr>
        <w:noProof/>
        <w:sz w:val="18"/>
        <w:szCs w:val="18"/>
      </w:rPr>
      <w:t>Document1</w:t>
    </w:r>
    <w:r w:rsidR="00CD3DE0" w:rsidRPr="00F875BC">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4198" w14:textId="38C03668" w:rsidR="0021780D" w:rsidRDefault="006E5AEB" w:rsidP="00F875BC">
    <w:pPr>
      <w:pStyle w:val="Footer"/>
      <w:ind w:left="-567"/>
    </w:pPr>
    <w:r>
      <w:rPr>
        <w:noProof/>
        <w14:ligatures w14:val="standardContextual"/>
      </w:rPr>
      <mc:AlternateContent>
        <mc:Choice Requires="wps">
          <w:drawing>
            <wp:anchor distT="0" distB="0" distL="0" distR="0" simplePos="0" relativeHeight="251658240" behindDoc="0" locked="0" layoutInCell="1" allowOverlap="1" wp14:anchorId="40F3FFC2" wp14:editId="1B985349">
              <wp:simplePos x="635" y="635"/>
              <wp:positionH relativeFrom="page">
                <wp:align>center</wp:align>
              </wp:positionH>
              <wp:positionV relativeFrom="page">
                <wp:align>bottom</wp:align>
              </wp:positionV>
              <wp:extent cx="424180" cy="336550"/>
              <wp:effectExtent l="0" t="0" r="13970" b="0"/>
              <wp:wrapNone/>
              <wp:docPr id="369673369"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36550"/>
                      </a:xfrm>
                      <a:prstGeom prst="rect">
                        <a:avLst/>
                      </a:prstGeom>
                      <a:noFill/>
                      <a:ln>
                        <a:noFill/>
                      </a:ln>
                    </wps:spPr>
                    <wps:txbx>
                      <w:txbxContent>
                        <w:p w14:paraId="117CC232" w14:textId="7A32C33D" w:rsidR="006E5AEB" w:rsidRPr="006E5AEB" w:rsidRDefault="006E5AEB" w:rsidP="006E5AEB">
                          <w:pPr>
                            <w:rPr>
                              <w:rFonts w:ascii="Arial" w:eastAsia="Arial" w:hAnsi="Arial" w:cs="Arial"/>
                              <w:noProof/>
                              <w:color w:val="000000"/>
                              <w:sz w:val="20"/>
                              <w:szCs w:val="20"/>
                            </w:rPr>
                          </w:pPr>
                          <w:r w:rsidRPr="006E5AEB">
                            <w:rPr>
                              <w:rFonts w:ascii="Arial" w:eastAsia="Arial"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F3FFC2" id="_x0000_t202" coordsize="21600,21600" o:spt="202" path="m,l,21600r21600,l21600,xe">
              <v:stroke joinstyle="miter"/>
              <v:path gradientshapeok="t" o:connecttype="rect"/>
            </v:shapetype>
            <v:shape id="_x0000_s1071" type="#_x0000_t202" alt="Internal" style="position:absolute;left:0;text-align:left;margin-left:0;margin-top:0;width:33.4pt;height:2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" filled="f" stroked="f">
              <v:textbox style="mso-fit-shape-to-text:t" inset="0,0,0,15pt">
                <w:txbxContent>
                  <w:p w14:paraId="117CC232" w14:textId="7A32C33D" w:rsidR="006E5AEB" w:rsidRPr="006E5AEB" w:rsidRDefault="006E5AEB" w:rsidP="006E5AEB">
                    <w:pPr>
                      <w:rPr>
                        <w:rFonts w:ascii="Arial" w:eastAsia="Arial" w:hAnsi="Arial" w:cs="Arial"/>
                        <w:noProof/>
                        <w:color w:val="000000"/>
                        <w:sz w:val="20"/>
                        <w:szCs w:val="20"/>
                      </w:rPr>
                    </w:pPr>
                    <w:r w:rsidRPr="006E5AEB">
                      <w:rPr>
                        <w:rFonts w:ascii="Arial" w:eastAsia="Arial" w:hAnsi="Arial" w:cs="Arial"/>
                        <w:noProof/>
                        <w:color w:val="000000"/>
                        <w:sz w:val="20"/>
                        <w:szCs w:val="20"/>
                      </w:rPr>
                      <w:t>Internal</w:t>
                    </w:r>
                  </w:p>
                </w:txbxContent>
              </v:textbox>
              <w10:wrap anchorx="page" anchory="page"/>
            </v:shape>
          </w:pict>
        </mc:Fallback>
      </mc:AlternateContent>
    </w:r>
    <w:r w:rsidR="0021780D">
      <w:rPr>
        <w:noProof/>
      </w:rPr>
      <w:drawing>
        <wp:inline distT="0" distB="0" distL="0" distR="0" wp14:anchorId="6F36CB79" wp14:editId="2428DE04">
          <wp:extent cx="1455420" cy="305080"/>
          <wp:effectExtent l="0" t="0" r="0" b="0"/>
          <wp:docPr id="574143939" name="Picture 3"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73235" name="Picture 3" descr="Blue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6441" cy="324160"/>
                  </a:xfrm>
                  <a:prstGeom prst="rect">
                    <a:avLst/>
                  </a:prstGeom>
                </pic:spPr>
              </pic:pic>
            </a:graphicData>
          </a:graphic>
        </wp:inline>
      </w:drawing>
    </w:r>
    <w:r w:rsidR="0021780D">
      <w:tab/>
    </w:r>
    <w:r w:rsidR="0021780D">
      <w:tab/>
    </w:r>
  </w:p>
  <w:p w14:paraId="1E3E5C68" w14:textId="77777777" w:rsidR="0021780D" w:rsidRDefault="0021780D" w:rsidP="00CF5085">
    <w:pPr>
      <w:pStyle w:val="Footer"/>
      <w:rPr>
        <w:rStyle w:val="normaltextrun"/>
        <w:rFonts w:ascii="Aptos" w:hAnsi="Aptos"/>
        <w:i/>
        <w:iCs/>
        <w:color w:val="000000"/>
        <w:sz w:val="13"/>
        <w:szCs w:val="13"/>
        <w:shd w:val="clear" w:color="auto" w:fill="FFFFFF"/>
        <w14:textFill>
          <w14:solidFill>
            <w14:srgbClr w14:val="000000">
              <w14:lumMod w14:val="65000"/>
              <w14:lumOff w14:val="35000"/>
            </w14:srgbClr>
          </w14:solidFill>
        </w14:textFill>
      </w:rPr>
    </w:pPr>
  </w:p>
  <w:p w14:paraId="596BC2BE" w14:textId="77777777" w:rsidR="0021780D" w:rsidRPr="0021780D" w:rsidRDefault="0021780D" w:rsidP="00F875BC">
    <w:pPr>
      <w:pStyle w:val="Footer"/>
      <w:ind w:left="-567"/>
      <w:rPr>
        <w:color w:val="404040" w:themeColor="text1" w:themeTint="BF"/>
      </w:rPr>
    </w:pPr>
    <w:r w:rsidRPr="00AA167E">
      <w:rPr>
        <w:rStyle w:val="normaltextrun"/>
        <w:rFonts w:ascii="Aptos" w:hAnsi="Aptos"/>
        <w:i/>
        <w:iCs/>
        <w:color w:val="000000"/>
        <w:sz w:val="13"/>
        <w:szCs w:val="13"/>
        <w:shd w:val="clear" w:color="auto" w:fill="FFFFFF"/>
        <w14:textFill>
          <w14:solidFill>
            <w14:srgbClr w14:val="000000">
              <w14:lumMod w14:val="65000"/>
              <w14:lumOff w14:val="35000"/>
            </w14:srgbClr>
          </w14:solidFill>
        </w14:textFill>
      </w:rPr>
      <w:t xml:space="preserve">This project is a MSCA Doctoral Network funded </w:t>
    </w:r>
    <w:proofErr w:type="gramStart"/>
    <w:r w:rsidRPr="00AA167E">
      <w:rPr>
        <w:rStyle w:val="normaltextrun"/>
        <w:rFonts w:ascii="Aptos" w:hAnsi="Aptos"/>
        <w:i/>
        <w:iCs/>
        <w:color w:val="000000"/>
        <w:sz w:val="13"/>
        <w:szCs w:val="13"/>
        <w:shd w:val="clear" w:color="auto" w:fill="FFFFFF"/>
        <w14:textFill>
          <w14:solidFill>
            <w14:srgbClr w14:val="000000">
              <w14:lumMod w14:val="65000"/>
              <w14:lumOff w14:val="35000"/>
            </w14:srgbClr>
          </w14:solidFill>
        </w14:textFill>
      </w:rPr>
      <w:t>from</w:t>
    </w:r>
    <w:r>
      <w:rPr>
        <w:rStyle w:val="normaltextrun"/>
        <w:rFonts w:ascii="Aptos" w:hAnsi="Aptos"/>
        <w:i/>
        <w:iCs/>
        <w:color w:val="000000"/>
        <w:sz w:val="13"/>
        <w:szCs w:val="13"/>
        <w:shd w:val="clear" w:color="auto" w:fill="FFFFFF"/>
        <w14:textFill>
          <w14:solidFill>
            <w14:srgbClr w14:val="000000">
              <w14:lumMod w14:val="65000"/>
              <w14:lumOff w14:val="35000"/>
            </w14:srgbClr>
          </w14:solidFill>
        </w14:textFill>
      </w:rPr>
      <w:t xml:space="preserve"> </w:t>
    </w:r>
    <w:r w:rsidRPr="00AA167E">
      <w:rPr>
        <w:rStyle w:val="normaltextrun"/>
        <w:rFonts w:ascii="Aptos" w:hAnsi="Aptos"/>
        <w:i/>
        <w:iCs/>
        <w:color w:val="000000"/>
        <w:sz w:val="13"/>
        <w:szCs w:val="13"/>
        <w:shd w:val="clear" w:color="auto" w:fill="FFFFFF"/>
        <w14:textFill>
          <w14:solidFill>
            <w14:srgbClr w14:val="000000">
              <w14:lumMod w14:val="65000"/>
              <w14:lumOff w14:val="35000"/>
            </w14:srgbClr>
          </w14:solidFill>
        </w14:textFill>
      </w:rPr>
      <w:t xml:space="preserve"> the</w:t>
    </w:r>
    <w:proofErr w:type="gramEnd"/>
    <w:r w:rsidRPr="00AA167E">
      <w:rPr>
        <w:rStyle w:val="normaltextrun"/>
        <w:rFonts w:ascii="Aptos" w:hAnsi="Aptos"/>
        <w:i/>
        <w:iCs/>
        <w:color w:val="000000"/>
        <w:sz w:val="13"/>
        <w:szCs w:val="13"/>
        <w:shd w:val="clear" w:color="auto" w:fill="FFFFFF"/>
        <w14:textFill>
          <w14:solidFill>
            <w14:srgbClr w14:val="000000">
              <w14:lumMod w14:val="65000"/>
              <w14:lumOff w14:val="35000"/>
            </w14:srgbClr>
          </w14:solidFill>
        </w14:textFill>
      </w:rPr>
      <w:t xml:space="preserve"> European Union’s framework</w:t>
    </w:r>
    <w:r w:rsidRPr="00AA167E">
      <w:rPr>
        <w:rStyle w:val="normaltextrun"/>
        <w:rFonts w:ascii="Arial" w:hAnsi="Arial" w:cs="Arial"/>
        <w:i/>
        <w:iCs/>
        <w:color w:val="000000"/>
        <w:sz w:val="13"/>
        <w:szCs w:val="13"/>
        <w:shd w:val="clear" w:color="auto" w:fill="FFFFFF"/>
        <w14:textFill>
          <w14:solidFill>
            <w14:srgbClr w14:val="000000">
              <w14:lumMod w14:val="65000"/>
              <w14:lumOff w14:val="35000"/>
            </w14:srgbClr>
          </w14:solidFill>
        </w14:textFill>
      </w:rPr>
      <w:t> </w:t>
    </w:r>
    <w:proofErr w:type="spellStart"/>
    <w:r w:rsidRPr="00AA167E">
      <w:rPr>
        <w:rStyle w:val="normaltextrun"/>
        <w:rFonts w:ascii="Aptos" w:hAnsi="Aptos"/>
        <w:i/>
        <w:iCs/>
        <w:color w:val="000000"/>
        <w:sz w:val="13"/>
        <w:szCs w:val="13"/>
        <w:shd w:val="clear" w:color="auto" w:fill="FFFFFF"/>
        <w14:textFill>
          <w14:solidFill>
            <w14:srgbClr w14:val="000000">
              <w14:lumMod w14:val="65000"/>
              <w14:lumOff w14:val="35000"/>
            </w14:srgbClr>
          </w14:solidFill>
        </w14:textFill>
      </w:rPr>
      <w:t>programme</w:t>
    </w:r>
    <w:proofErr w:type="spellEnd"/>
    <w:r w:rsidRPr="00AA167E">
      <w:rPr>
        <w:rStyle w:val="normaltextrun"/>
        <w:rFonts w:ascii="Aptos" w:hAnsi="Aptos"/>
        <w:i/>
        <w:iCs/>
        <w:color w:val="000000"/>
        <w:sz w:val="13"/>
        <w:szCs w:val="13"/>
        <w:shd w:val="clear" w:color="auto" w:fill="FFFFFF"/>
        <w14:textFill>
          <w14:solidFill>
            <w14:srgbClr w14:val="000000">
              <w14:lumMod w14:val="65000"/>
              <w14:lumOff w14:val="35000"/>
            </w14:srgbClr>
          </w14:solidFill>
        </w14:textFill>
      </w:rPr>
      <w:t xml:space="preserve"> for research and </w:t>
    </w:r>
    <w:proofErr w:type="gramStart"/>
    <w:r w:rsidRPr="00AA167E">
      <w:rPr>
        <w:rStyle w:val="normaltextrun"/>
        <w:rFonts w:ascii="Aptos" w:hAnsi="Aptos"/>
        <w:i/>
        <w:iCs/>
        <w:color w:val="000000"/>
        <w:sz w:val="13"/>
        <w:szCs w:val="13"/>
        <w:shd w:val="clear" w:color="auto" w:fill="FFFFFF"/>
        <w14:textFill>
          <w14:solidFill>
            <w14:srgbClr w14:val="000000">
              <w14:lumMod w14:val="65000"/>
              <w14:lumOff w14:val="35000"/>
            </w14:srgbClr>
          </w14:solidFill>
        </w14:textFill>
      </w:rPr>
      <w:t xml:space="preserve">innovation, </w:t>
    </w:r>
    <w:r>
      <w:rPr>
        <w:rStyle w:val="normaltextrun"/>
        <w:rFonts w:ascii="Aptos" w:hAnsi="Aptos"/>
        <w:i/>
        <w:iCs/>
        <w:color w:val="000000"/>
        <w:sz w:val="13"/>
        <w:szCs w:val="13"/>
        <w:shd w:val="clear" w:color="auto" w:fill="FFFFFF"/>
        <w14:textFill>
          <w14:solidFill>
            <w14:srgbClr w14:val="000000">
              <w14:lumMod w14:val="65000"/>
              <w14:lumOff w14:val="35000"/>
            </w14:srgbClr>
          </w14:solidFill>
        </w14:textFill>
      </w:rPr>
      <w:t xml:space="preserve"> </w:t>
    </w:r>
    <w:r w:rsidRPr="00AA167E">
      <w:rPr>
        <w:rStyle w:val="normaltextrun"/>
        <w:rFonts w:ascii="Aptos" w:hAnsi="Aptos"/>
        <w:i/>
        <w:iCs/>
        <w:color w:val="000000"/>
        <w:sz w:val="13"/>
        <w:szCs w:val="13"/>
        <w:shd w:val="clear" w:color="auto" w:fill="FFFFFF"/>
        <w14:textFill>
          <w14:solidFill>
            <w14:srgbClr w14:val="000000">
              <w14:lumMod w14:val="65000"/>
              <w14:lumOff w14:val="35000"/>
            </w14:srgbClr>
          </w14:solidFill>
        </w14:textFill>
      </w:rPr>
      <w:t>Horizon</w:t>
    </w:r>
    <w:proofErr w:type="gramEnd"/>
    <w:r w:rsidRPr="00AA167E">
      <w:rPr>
        <w:rStyle w:val="normaltextrun"/>
        <w:rFonts w:ascii="Aptos" w:hAnsi="Aptos"/>
        <w:i/>
        <w:iCs/>
        <w:color w:val="000000"/>
        <w:sz w:val="13"/>
        <w:szCs w:val="13"/>
        <w:shd w:val="clear" w:color="auto" w:fill="FFFFFF"/>
        <w14:textFill>
          <w14:solidFill>
            <w14:srgbClr w14:val="000000">
              <w14:lumMod w14:val="65000"/>
              <w14:lumOff w14:val="35000"/>
            </w14:srgbClr>
          </w14:solidFill>
        </w14:textFill>
      </w:rPr>
      <w:t xml:space="preserve"> Europe, under the grant number 101169327.</w:t>
    </w:r>
    <w:r w:rsidRPr="00AA167E">
      <w:rPr>
        <w:rStyle w:val="eop"/>
        <w:rFonts w:ascii="Aptos" w:hAnsi="Aptos"/>
        <w:color w:val="000000"/>
        <w:sz w:val="13"/>
        <w:szCs w:val="13"/>
        <w:shd w:val="clear" w:color="auto" w:fill="FFFFFF"/>
        <w14:textFill>
          <w14:solidFill>
            <w14:srgbClr w14:val="000000">
              <w14:lumMod w14:val="65000"/>
              <w14:lumOff w14:val="35000"/>
            </w14:srgbClr>
          </w14:solidFill>
        </w14:textFill>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E9BE0" w14:textId="77777777" w:rsidR="009065C5" w:rsidRDefault="009065C5" w:rsidP="00CF5085">
      <w:r>
        <w:separator/>
      </w:r>
    </w:p>
  </w:footnote>
  <w:footnote w:type="continuationSeparator" w:id="0">
    <w:p w14:paraId="6C4D475B" w14:textId="77777777" w:rsidR="009065C5" w:rsidRDefault="009065C5" w:rsidP="00CF5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2C69" w14:textId="77777777" w:rsidR="00CD3DE0" w:rsidRDefault="00CD3DE0" w:rsidP="00F875BC">
    <w:pPr>
      <w:pStyle w:val="Header"/>
      <w:ind w:left="-567"/>
    </w:pPr>
    <w:r>
      <w:rPr>
        <w:noProof/>
      </w:rPr>
      <w:drawing>
        <wp:inline distT="0" distB="0" distL="0" distR="0" wp14:anchorId="09F1BA64" wp14:editId="19884601">
          <wp:extent cx="1493520" cy="864739"/>
          <wp:effectExtent l="0" t="0" r="5080" b="0"/>
          <wp:docPr id="772295417" name="Picture 1" descr="A logo with a dn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95417" name="Picture 1" descr="A logo with a dna molecu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31575" cy="88677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07D9C" w14:textId="77777777" w:rsidR="0021780D" w:rsidRDefault="0021780D" w:rsidP="00F875BC">
    <w:pPr>
      <w:pStyle w:val="Header"/>
      <w:jc w:val="center"/>
    </w:pPr>
    <w:r>
      <w:rPr>
        <w:noProof/>
      </w:rPr>
      <w:drawing>
        <wp:inline distT="0" distB="0" distL="0" distR="0" wp14:anchorId="66BAFFFA" wp14:editId="2EFB068B">
          <wp:extent cx="1859280" cy="1076512"/>
          <wp:effectExtent l="0" t="0" r="0" b="3175"/>
          <wp:docPr id="179774673" name="Picture 1" descr="A logo with a dn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95417" name="Picture 1" descr="A logo with a dna molecul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96508" cy="109806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16327"/>
    <w:multiLevelType w:val="hybridMultilevel"/>
    <w:tmpl w:val="C9FC80A0"/>
    <w:lvl w:ilvl="0" w:tplc="F19477C6">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498E1183"/>
    <w:multiLevelType w:val="hybridMultilevel"/>
    <w:tmpl w:val="1E6A4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0508605">
    <w:abstractNumId w:val="1"/>
  </w:num>
  <w:num w:numId="2" w16cid:durableId="4191818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guel-angel.bayo-valero@basf.com">
    <w15:presenceInfo w15:providerId="None" w15:userId="miguel-angel.bayo-valero@basf.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636"/>
    <w:rsid w:val="000020B2"/>
    <w:rsid w:val="00005BA4"/>
    <w:rsid w:val="00024C10"/>
    <w:rsid w:val="00025780"/>
    <w:rsid w:val="00030FC7"/>
    <w:rsid w:val="00034811"/>
    <w:rsid w:val="00040753"/>
    <w:rsid w:val="00041ACF"/>
    <w:rsid w:val="00045B89"/>
    <w:rsid w:val="00057121"/>
    <w:rsid w:val="00065466"/>
    <w:rsid w:val="00066378"/>
    <w:rsid w:val="00070EF3"/>
    <w:rsid w:val="00071646"/>
    <w:rsid w:val="000723DF"/>
    <w:rsid w:val="00083071"/>
    <w:rsid w:val="00083D3D"/>
    <w:rsid w:val="00085676"/>
    <w:rsid w:val="00090C5B"/>
    <w:rsid w:val="00095857"/>
    <w:rsid w:val="00097AD0"/>
    <w:rsid w:val="000A09D6"/>
    <w:rsid w:val="000B3ED3"/>
    <w:rsid w:val="000C508C"/>
    <w:rsid w:val="000D1631"/>
    <w:rsid w:val="000D4DE9"/>
    <w:rsid w:val="000E06FC"/>
    <w:rsid w:val="000E3FD7"/>
    <w:rsid w:val="000E4CB6"/>
    <w:rsid w:val="000F22EB"/>
    <w:rsid w:val="000F4939"/>
    <w:rsid w:val="000F7E98"/>
    <w:rsid w:val="0010578A"/>
    <w:rsid w:val="00110F13"/>
    <w:rsid w:val="00112FC9"/>
    <w:rsid w:val="00117086"/>
    <w:rsid w:val="00123D50"/>
    <w:rsid w:val="0012538B"/>
    <w:rsid w:val="00125D8F"/>
    <w:rsid w:val="001306FF"/>
    <w:rsid w:val="00140359"/>
    <w:rsid w:val="00140A65"/>
    <w:rsid w:val="00140BBC"/>
    <w:rsid w:val="00143CF7"/>
    <w:rsid w:val="00151A32"/>
    <w:rsid w:val="00152AC5"/>
    <w:rsid w:val="00161770"/>
    <w:rsid w:val="001639B9"/>
    <w:rsid w:val="0016639D"/>
    <w:rsid w:val="00167F3E"/>
    <w:rsid w:val="001715F0"/>
    <w:rsid w:val="00175821"/>
    <w:rsid w:val="001819F3"/>
    <w:rsid w:val="00182AAA"/>
    <w:rsid w:val="001834DD"/>
    <w:rsid w:val="00185097"/>
    <w:rsid w:val="0019101E"/>
    <w:rsid w:val="00193064"/>
    <w:rsid w:val="001A26CC"/>
    <w:rsid w:val="001B58FE"/>
    <w:rsid w:val="001C100E"/>
    <w:rsid w:val="001C5E09"/>
    <w:rsid w:val="001D59C2"/>
    <w:rsid w:val="001D7D86"/>
    <w:rsid w:val="001E5438"/>
    <w:rsid w:val="001E5760"/>
    <w:rsid w:val="001F2BF1"/>
    <w:rsid w:val="001F4991"/>
    <w:rsid w:val="00202C35"/>
    <w:rsid w:val="0020517B"/>
    <w:rsid w:val="002105F8"/>
    <w:rsid w:val="0021780D"/>
    <w:rsid w:val="0022386C"/>
    <w:rsid w:val="00224139"/>
    <w:rsid w:val="002264CA"/>
    <w:rsid w:val="002338B5"/>
    <w:rsid w:val="00236E2F"/>
    <w:rsid w:val="00236EA1"/>
    <w:rsid w:val="002376D9"/>
    <w:rsid w:val="00241BF1"/>
    <w:rsid w:val="00243291"/>
    <w:rsid w:val="00243E49"/>
    <w:rsid w:val="002465B3"/>
    <w:rsid w:val="0025058B"/>
    <w:rsid w:val="002543FB"/>
    <w:rsid w:val="00254B63"/>
    <w:rsid w:val="00256867"/>
    <w:rsid w:val="002605CF"/>
    <w:rsid w:val="0026177D"/>
    <w:rsid w:val="002668D0"/>
    <w:rsid w:val="002677FD"/>
    <w:rsid w:val="00283B07"/>
    <w:rsid w:val="00287D8B"/>
    <w:rsid w:val="002953BC"/>
    <w:rsid w:val="0029675E"/>
    <w:rsid w:val="00297F34"/>
    <w:rsid w:val="002A1A55"/>
    <w:rsid w:val="002A2FA3"/>
    <w:rsid w:val="002A3FCF"/>
    <w:rsid w:val="002A4406"/>
    <w:rsid w:val="002A5F4F"/>
    <w:rsid w:val="002A64B1"/>
    <w:rsid w:val="002B1270"/>
    <w:rsid w:val="002B15F5"/>
    <w:rsid w:val="002B56F9"/>
    <w:rsid w:val="002C2621"/>
    <w:rsid w:val="002C4D57"/>
    <w:rsid w:val="002C64AF"/>
    <w:rsid w:val="002D12BC"/>
    <w:rsid w:val="002D493B"/>
    <w:rsid w:val="002E0262"/>
    <w:rsid w:val="002E3890"/>
    <w:rsid w:val="002E3E72"/>
    <w:rsid w:val="002F2C17"/>
    <w:rsid w:val="002F3B9F"/>
    <w:rsid w:val="002F44C0"/>
    <w:rsid w:val="002F6587"/>
    <w:rsid w:val="002F69BC"/>
    <w:rsid w:val="00301BA4"/>
    <w:rsid w:val="00303BB0"/>
    <w:rsid w:val="003062F7"/>
    <w:rsid w:val="00306436"/>
    <w:rsid w:val="0031354C"/>
    <w:rsid w:val="00316C7B"/>
    <w:rsid w:val="0032506E"/>
    <w:rsid w:val="00325D53"/>
    <w:rsid w:val="00330FEE"/>
    <w:rsid w:val="0033241E"/>
    <w:rsid w:val="00334E6E"/>
    <w:rsid w:val="00336A61"/>
    <w:rsid w:val="0033713C"/>
    <w:rsid w:val="00343E6C"/>
    <w:rsid w:val="00344168"/>
    <w:rsid w:val="00351985"/>
    <w:rsid w:val="003600DE"/>
    <w:rsid w:val="003623BB"/>
    <w:rsid w:val="003625CF"/>
    <w:rsid w:val="00375D58"/>
    <w:rsid w:val="00380306"/>
    <w:rsid w:val="0038099A"/>
    <w:rsid w:val="00380A75"/>
    <w:rsid w:val="00384EF4"/>
    <w:rsid w:val="0038544F"/>
    <w:rsid w:val="00387D4E"/>
    <w:rsid w:val="00391F75"/>
    <w:rsid w:val="0039214B"/>
    <w:rsid w:val="00394951"/>
    <w:rsid w:val="003A1B21"/>
    <w:rsid w:val="003A6D9E"/>
    <w:rsid w:val="003B0D33"/>
    <w:rsid w:val="003B1693"/>
    <w:rsid w:val="003B62C6"/>
    <w:rsid w:val="003B7D20"/>
    <w:rsid w:val="003C2C2B"/>
    <w:rsid w:val="003C7B46"/>
    <w:rsid w:val="003E24BE"/>
    <w:rsid w:val="003E6B45"/>
    <w:rsid w:val="003E6CE2"/>
    <w:rsid w:val="003E7684"/>
    <w:rsid w:val="003F48C2"/>
    <w:rsid w:val="003F78CC"/>
    <w:rsid w:val="00405DAE"/>
    <w:rsid w:val="00406112"/>
    <w:rsid w:val="004110F5"/>
    <w:rsid w:val="00411651"/>
    <w:rsid w:val="00415D48"/>
    <w:rsid w:val="00417DAE"/>
    <w:rsid w:val="0042047F"/>
    <w:rsid w:val="00421AFF"/>
    <w:rsid w:val="00422358"/>
    <w:rsid w:val="00426BA3"/>
    <w:rsid w:val="004307F3"/>
    <w:rsid w:val="00436A1C"/>
    <w:rsid w:val="00441857"/>
    <w:rsid w:val="00446440"/>
    <w:rsid w:val="004466A9"/>
    <w:rsid w:val="004466E2"/>
    <w:rsid w:val="00456BC6"/>
    <w:rsid w:val="0045771D"/>
    <w:rsid w:val="00461506"/>
    <w:rsid w:val="004706C4"/>
    <w:rsid w:val="0047518B"/>
    <w:rsid w:val="004759CC"/>
    <w:rsid w:val="004760A7"/>
    <w:rsid w:val="00482E4A"/>
    <w:rsid w:val="00485FD1"/>
    <w:rsid w:val="00487F2A"/>
    <w:rsid w:val="00493D0C"/>
    <w:rsid w:val="00494EFB"/>
    <w:rsid w:val="00496340"/>
    <w:rsid w:val="004B0B12"/>
    <w:rsid w:val="004B4FE4"/>
    <w:rsid w:val="004C0E9E"/>
    <w:rsid w:val="004C3B02"/>
    <w:rsid w:val="004D4A48"/>
    <w:rsid w:val="004D4D54"/>
    <w:rsid w:val="004D64D8"/>
    <w:rsid w:val="004D7C2F"/>
    <w:rsid w:val="004E156B"/>
    <w:rsid w:val="004E158E"/>
    <w:rsid w:val="004E21C6"/>
    <w:rsid w:val="004E56B8"/>
    <w:rsid w:val="004E64D4"/>
    <w:rsid w:val="004F0FC8"/>
    <w:rsid w:val="004F56DB"/>
    <w:rsid w:val="00510E57"/>
    <w:rsid w:val="0051588A"/>
    <w:rsid w:val="00520DCE"/>
    <w:rsid w:val="00521540"/>
    <w:rsid w:val="0052178A"/>
    <w:rsid w:val="0052599E"/>
    <w:rsid w:val="00526686"/>
    <w:rsid w:val="0053751F"/>
    <w:rsid w:val="00540793"/>
    <w:rsid w:val="00541F47"/>
    <w:rsid w:val="00543FCF"/>
    <w:rsid w:val="00545B0D"/>
    <w:rsid w:val="005465A5"/>
    <w:rsid w:val="00546AA1"/>
    <w:rsid w:val="005516DA"/>
    <w:rsid w:val="005523C3"/>
    <w:rsid w:val="00552ABB"/>
    <w:rsid w:val="00561DD6"/>
    <w:rsid w:val="00562940"/>
    <w:rsid w:val="00563BB5"/>
    <w:rsid w:val="00565A7B"/>
    <w:rsid w:val="0056615F"/>
    <w:rsid w:val="00571AF9"/>
    <w:rsid w:val="005752F7"/>
    <w:rsid w:val="00586DF4"/>
    <w:rsid w:val="0059023D"/>
    <w:rsid w:val="005908B3"/>
    <w:rsid w:val="0059220D"/>
    <w:rsid w:val="005944F4"/>
    <w:rsid w:val="00596BF0"/>
    <w:rsid w:val="005A48F8"/>
    <w:rsid w:val="005A52E5"/>
    <w:rsid w:val="005A6631"/>
    <w:rsid w:val="005B1E52"/>
    <w:rsid w:val="005B2417"/>
    <w:rsid w:val="005B2EBD"/>
    <w:rsid w:val="005B66EE"/>
    <w:rsid w:val="005E1534"/>
    <w:rsid w:val="005E2817"/>
    <w:rsid w:val="005E3F99"/>
    <w:rsid w:val="005F0DCB"/>
    <w:rsid w:val="005F55D5"/>
    <w:rsid w:val="005F6C7D"/>
    <w:rsid w:val="005F77FC"/>
    <w:rsid w:val="00603BAF"/>
    <w:rsid w:val="006049A4"/>
    <w:rsid w:val="0061038C"/>
    <w:rsid w:val="006136DE"/>
    <w:rsid w:val="006155C9"/>
    <w:rsid w:val="006158E3"/>
    <w:rsid w:val="00616E72"/>
    <w:rsid w:val="0061749C"/>
    <w:rsid w:val="00620532"/>
    <w:rsid w:val="0063281B"/>
    <w:rsid w:val="006362FB"/>
    <w:rsid w:val="00645787"/>
    <w:rsid w:val="00652C14"/>
    <w:rsid w:val="00661E00"/>
    <w:rsid w:val="00670D1B"/>
    <w:rsid w:val="0067554C"/>
    <w:rsid w:val="00677877"/>
    <w:rsid w:val="00682F4C"/>
    <w:rsid w:val="00683F51"/>
    <w:rsid w:val="00686698"/>
    <w:rsid w:val="00690019"/>
    <w:rsid w:val="006930CA"/>
    <w:rsid w:val="0069378A"/>
    <w:rsid w:val="00695C4D"/>
    <w:rsid w:val="006974BE"/>
    <w:rsid w:val="006A095F"/>
    <w:rsid w:val="006A178B"/>
    <w:rsid w:val="006A6BF0"/>
    <w:rsid w:val="006B3807"/>
    <w:rsid w:val="006B5542"/>
    <w:rsid w:val="006B5DAF"/>
    <w:rsid w:val="006B6642"/>
    <w:rsid w:val="006C18EF"/>
    <w:rsid w:val="006C19D2"/>
    <w:rsid w:val="006C27F9"/>
    <w:rsid w:val="006C3276"/>
    <w:rsid w:val="006D07C0"/>
    <w:rsid w:val="006D6003"/>
    <w:rsid w:val="006D79FB"/>
    <w:rsid w:val="006E0847"/>
    <w:rsid w:val="006E2379"/>
    <w:rsid w:val="006E5AEB"/>
    <w:rsid w:val="006F3A39"/>
    <w:rsid w:val="006F56A0"/>
    <w:rsid w:val="00702016"/>
    <w:rsid w:val="00703B73"/>
    <w:rsid w:val="00703F11"/>
    <w:rsid w:val="007059C6"/>
    <w:rsid w:val="0070697D"/>
    <w:rsid w:val="007071A0"/>
    <w:rsid w:val="00711771"/>
    <w:rsid w:val="007158EC"/>
    <w:rsid w:val="00720AD7"/>
    <w:rsid w:val="0072141B"/>
    <w:rsid w:val="00723DCE"/>
    <w:rsid w:val="00727650"/>
    <w:rsid w:val="007415EF"/>
    <w:rsid w:val="00741F3F"/>
    <w:rsid w:val="00744DD3"/>
    <w:rsid w:val="00744F3F"/>
    <w:rsid w:val="00752E4D"/>
    <w:rsid w:val="00771240"/>
    <w:rsid w:val="007718B3"/>
    <w:rsid w:val="00773277"/>
    <w:rsid w:val="00773C18"/>
    <w:rsid w:val="00777A63"/>
    <w:rsid w:val="007856E2"/>
    <w:rsid w:val="00785CB3"/>
    <w:rsid w:val="00792287"/>
    <w:rsid w:val="007930AC"/>
    <w:rsid w:val="00793F1C"/>
    <w:rsid w:val="007A1ECD"/>
    <w:rsid w:val="007A2069"/>
    <w:rsid w:val="007A32A9"/>
    <w:rsid w:val="007A4F50"/>
    <w:rsid w:val="007A5128"/>
    <w:rsid w:val="007A6DB3"/>
    <w:rsid w:val="007A6F2C"/>
    <w:rsid w:val="007A76DA"/>
    <w:rsid w:val="007B1F73"/>
    <w:rsid w:val="007B52B6"/>
    <w:rsid w:val="007C0E26"/>
    <w:rsid w:val="007D0ECB"/>
    <w:rsid w:val="007D2B04"/>
    <w:rsid w:val="007E371B"/>
    <w:rsid w:val="007F49AC"/>
    <w:rsid w:val="0080000B"/>
    <w:rsid w:val="008042B4"/>
    <w:rsid w:val="00821183"/>
    <w:rsid w:val="0082309E"/>
    <w:rsid w:val="00831E71"/>
    <w:rsid w:val="00840AC0"/>
    <w:rsid w:val="008410F5"/>
    <w:rsid w:val="00841DD9"/>
    <w:rsid w:val="00842A90"/>
    <w:rsid w:val="00844B19"/>
    <w:rsid w:val="0085199F"/>
    <w:rsid w:val="00852619"/>
    <w:rsid w:val="00864238"/>
    <w:rsid w:val="00867527"/>
    <w:rsid w:val="008678D9"/>
    <w:rsid w:val="00870C99"/>
    <w:rsid w:val="008743C3"/>
    <w:rsid w:val="00876FB0"/>
    <w:rsid w:val="0089024E"/>
    <w:rsid w:val="008926E8"/>
    <w:rsid w:val="00893C1A"/>
    <w:rsid w:val="008A036E"/>
    <w:rsid w:val="008A2B5F"/>
    <w:rsid w:val="008A6379"/>
    <w:rsid w:val="008A78F5"/>
    <w:rsid w:val="008B207E"/>
    <w:rsid w:val="008B553F"/>
    <w:rsid w:val="008C2284"/>
    <w:rsid w:val="008C44FB"/>
    <w:rsid w:val="008D1964"/>
    <w:rsid w:val="008D19ED"/>
    <w:rsid w:val="008E2901"/>
    <w:rsid w:val="008E458C"/>
    <w:rsid w:val="008E4A89"/>
    <w:rsid w:val="008E6420"/>
    <w:rsid w:val="008F37C5"/>
    <w:rsid w:val="008F58A3"/>
    <w:rsid w:val="009012C8"/>
    <w:rsid w:val="00903178"/>
    <w:rsid w:val="0090344E"/>
    <w:rsid w:val="009065C5"/>
    <w:rsid w:val="00907187"/>
    <w:rsid w:val="00907215"/>
    <w:rsid w:val="00907246"/>
    <w:rsid w:val="009133BE"/>
    <w:rsid w:val="00921983"/>
    <w:rsid w:val="00923070"/>
    <w:rsid w:val="00924A42"/>
    <w:rsid w:val="00924C99"/>
    <w:rsid w:val="00925F22"/>
    <w:rsid w:val="00932422"/>
    <w:rsid w:val="00933D38"/>
    <w:rsid w:val="00942000"/>
    <w:rsid w:val="00950DD0"/>
    <w:rsid w:val="009612B5"/>
    <w:rsid w:val="009634FE"/>
    <w:rsid w:val="009662F5"/>
    <w:rsid w:val="00967785"/>
    <w:rsid w:val="009734B2"/>
    <w:rsid w:val="009740DC"/>
    <w:rsid w:val="00974147"/>
    <w:rsid w:val="00976ABB"/>
    <w:rsid w:val="00986F88"/>
    <w:rsid w:val="00992C44"/>
    <w:rsid w:val="009948C7"/>
    <w:rsid w:val="009959BF"/>
    <w:rsid w:val="00996F98"/>
    <w:rsid w:val="009970B2"/>
    <w:rsid w:val="009A0121"/>
    <w:rsid w:val="009A1645"/>
    <w:rsid w:val="009A18D3"/>
    <w:rsid w:val="009A4099"/>
    <w:rsid w:val="009B5E43"/>
    <w:rsid w:val="009C7B93"/>
    <w:rsid w:val="009D2247"/>
    <w:rsid w:val="009D44AA"/>
    <w:rsid w:val="009D7E0F"/>
    <w:rsid w:val="009E0609"/>
    <w:rsid w:val="009E2288"/>
    <w:rsid w:val="009E363B"/>
    <w:rsid w:val="009E480B"/>
    <w:rsid w:val="009E534C"/>
    <w:rsid w:val="009E6D51"/>
    <w:rsid w:val="009F1B6E"/>
    <w:rsid w:val="00A00C2E"/>
    <w:rsid w:val="00A04ECB"/>
    <w:rsid w:val="00A123AF"/>
    <w:rsid w:val="00A12E10"/>
    <w:rsid w:val="00A1311B"/>
    <w:rsid w:val="00A204F4"/>
    <w:rsid w:val="00A23140"/>
    <w:rsid w:val="00A250C1"/>
    <w:rsid w:val="00A25499"/>
    <w:rsid w:val="00A272D8"/>
    <w:rsid w:val="00A3093D"/>
    <w:rsid w:val="00A3193E"/>
    <w:rsid w:val="00A32AD5"/>
    <w:rsid w:val="00A3511D"/>
    <w:rsid w:val="00A35ABB"/>
    <w:rsid w:val="00A4632B"/>
    <w:rsid w:val="00A5230D"/>
    <w:rsid w:val="00A57264"/>
    <w:rsid w:val="00A574E0"/>
    <w:rsid w:val="00A578FC"/>
    <w:rsid w:val="00A62662"/>
    <w:rsid w:val="00A65FD8"/>
    <w:rsid w:val="00A73556"/>
    <w:rsid w:val="00A8283C"/>
    <w:rsid w:val="00A82E07"/>
    <w:rsid w:val="00A868AC"/>
    <w:rsid w:val="00A86CCC"/>
    <w:rsid w:val="00A91709"/>
    <w:rsid w:val="00A960A6"/>
    <w:rsid w:val="00AA167E"/>
    <w:rsid w:val="00AA597F"/>
    <w:rsid w:val="00AA7517"/>
    <w:rsid w:val="00AB0AC2"/>
    <w:rsid w:val="00AB225C"/>
    <w:rsid w:val="00AB5FC0"/>
    <w:rsid w:val="00AC02B6"/>
    <w:rsid w:val="00AC1F19"/>
    <w:rsid w:val="00AC2AF4"/>
    <w:rsid w:val="00AC4E6B"/>
    <w:rsid w:val="00AC5D32"/>
    <w:rsid w:val="00AC751D"/>
    <w:rsid w:val="00AD0E8F"/>
    <w:rsid w:val="00AD1D04"/>
    <w:rsid w:val="00AD2F8B"/>
    <w:rsid w:val="00AD529A"/>
    <w:rsid w:val="00AE170C"/>
    <w:rsid w:val="00AE24E7"/>
    <w:rsid w:val="00AE477E"/>
    <w:rsid w:val="00AE4C11"/>
    <w:rsid w:val="00AE79B6"/>
    <w:rsid w:val="00AE7F06"/>
    <w:rsid w:val="00AF21BE"/>
    <w:rsid w:val="00AF784D"/>
    <w:rsid w:val="00B01D82"/>
    <w:rsid w:val="00B06504"/>
    <w:rsid w:val="00B10553"/>
    <w:rsid w:val="00B15DAE"/>
    <w:rsid w:val="00B17518"/>
    <w:rsid w:val="00B21987"/>
    <w:rsid w:val="00B233D8"/>
    <w:rsid w:val="00B23932"/>
    <w:rsid w:val="00B25B12"/>
    <w:rsid w:val="00B2663D"/>
    <w:rsid w:val="00B323BD"/>
    <w:rsid w:val="00B32DF1"/>
    <w:rsid w:val="00B33A68"/>
    <w:rsid w:val="00B47DC4"/>
    <w:rsid w:val="00B62797"/>
    <w:rsid w:val="00B62F3F"/>
    <w:rsid w:val="00B630FA"/>
    <w:rsid w:val="00B664EF"/>
    <w:rsid w:val="00B67C08"/>
    <w:rsid w:val="00B852CD"/>
    <w:rsid w:val="00B87F18"/>
    <w:rsid w:val="00B90E24"/>
    <w:rsid w:val="00B93A1C"/>
    <w:rsid w:val="00B948CE"/>
    <w:rsid w:val="00BA0BD1"/>
    <w:rsid w:val="00BA1977"/>
    <w:rsid w:val="00BA3E3B"/>
    <w:rsid w:val="00BA6CD8"/>
    <w:rsid w:val="00BB0ED6"/>
    <w:rsid w:val="00BB5D64"/>
    <w:rsid w:val="00BC2AE6"/>
    <w:rsid w:val="00BC3075"/>
    <w:rsid w:val="00BD6FDF"/>
    <w:rsid w:val="00BE2D82"/>
    <w:rsid w:val="00BE49A5"/>
    <w:rsid w:val="00C00899"/>
    <w:rsid w:val="00C03BB9"/>
    <w:rsid w:val="00C04345"/>
    <w:rsid w:val="00C0737F"/>
    <w:rsid w:val="00C164B6"/>
    <w:rsid w:val="00C16F5A"/>
    <w:rsid w:val="00C20814"/>
    <w:rsid w:val="00C21ADA"/>
    <w:rsid w:val="00C21CC6"/>
    <w:rsid w:val="00C252FD"/>
    <w:rsid w:val="00C30BBC"/>
    <w:rsid w:val="00C3489D"/>
    <w:rsid w:val="00C37788"/>
    <w:rsid w:val="00C423F7"/>
    <w:rsid w:val="00C462B7"/>
    <w:rsid w:val="00C51280"/>
    <w:rsid w:val="00C51656"/>
    <w:rsid w:val="00C55763"/>
    <w:rsid w:val="00C55A0E"/>
    <w:rsid w:val="00C57E24"/>
    <w:rsid w:val="00C63EEE"/>
    <w:rsid w:val="00C643BC"/>
    <w:rsid w:val="00C670E8"/>
    <w:rsid w:val="00C70116"/>
    <w:rsid w:val="00C715C4"/>
    <w:rsid w:val="00C731EB"/>
    <w:rsid w:val="00C76370"/>
    <w:rsid w:val="00C805FD"/>
    <w:rsid w:val="00C8614F"/>
    <w:rsid w:val="00C93A94"/>
    <w:rsid w:val="00CA5395"/>
    <w:rsid w:val="00CB0840"/>
    <w:rsid w:val="00CC1796"/>
    <w:rsid w:val="00CC1AC6"/>
    <w:rsid w:val="00CC4A6C"/>
    <w:rsid w:val="00CC5403"/>
    <w:rsid w:val="00CC611F"/>
    <w:rsid w:val="00CC6CA6"/>
    <w:rsid w:val="00CD1A4E"/>
    <w:rsid w:val="00CD1D12"/>
    <w:rsid w:val="00CD22C2"/>
    <w:rsid w:val="00CD3DE0"/>
    <w:rsid w:val="00CD51E7"/>
    <w:rsid w:val="00CE08C2"/>
    <w:rsid w:val="00CE15A5"/>
    <w:rsid w:val="00CE1E32"/>
    <w:rsid w:val="00CE529C"/>
    <w:rsid w:val="00CE7075"/>
    <w:rsid w:val="00CF01CC"/>
    <w:rsid w:val="00CF08DA"/>
    <w:rsid w:val="00CF0B23"/>
    <w:rsid w:val="00CF1AEF"/>
    <w:rsid w:val="00CF3E84"/>
    <w:rsid w:val="00CF421F"/>
    <w:rsid w:val="00CF5085"/>
    <w:rsid w:val="00D00E83"/>
    <w:rsid w:val="00D00F9F"/>
    <w:rsid w:val="00D04F3D"/>
    <w:rsid w:val="00D07AA3"/>
    <w:rsid w:val="00D129A9"/>
    <w:rsid w:val="00D14360"/>
    <w:rsid w:val="00D15E6F"/>
    <w:rsid w:val="00D22E24"/>
    <w:rsid w:val="00D233B0"/>
    <w:rsid w:val="00D23C5E"/>
    <w:rsid w:val="00D2784F"/>
    <w:rsid w:val="00D3097A"/>
    <w:rsid w:val="00D3352E"/>
    <w:rsid w:val="00D37416"/>
    <w:rsid w:val="00D40636"/>
    <w:rsid w:val="00D42C9E"/>
    <w:rsid w:val="00D4367C"/>
    <w:rsid w:val="00D50F8B"/>
    <w:rsid w:val="00D51673"/>
    <w:rsid w:val="00D53975"/>
    <w:rsid w:val="00D5468D"/>
    <w:rsid w:val="00D61C40"/>
    <w:rsid w:val="00D65C14"/>
    <w:rsid w:val="00D702CB"/>
    <w:rsid w:val="00D7074E"/>
    <w:rsid w:val="00D71412"/>
    <w:rsid w:val="00D72343"/>
    <w:rsid w:val="00D7286E"/>
    <w:rsid w:val="00D72D64"/>
    <w:rsid w:val="00D7342B"/>
    <w:rsid w:val="00D7599B"/>
    <w:rsid w:val="00D775B0"/>
    <w:rsid w:val="00D77E66"/>
    <w:rsid w:val="00D83815"/>
    <w:rsid w:val="00D869B3"/>
    <w:rsid w:val="00DA5D51"/>
    <w:rsid w:val="00DB5FA7"/>
    <w:rsid w:val="00DB684D"/>
    <w:rsid w:val="00DC0820"/>
    <w:rsid w:val="00DC67A5"/>
    <w:rsid w:val="00DD0A5F"/>
    <w:rsid w:val="00DD5491"/>
    <w:rsid w:val="00DD73E2"/>
    <w:rsid w:val="00DE2DDA"/>
    <w:rsid w:val="00DE368F"/>
    <w:rsid w:val="00DF2924"/>
    <w:rsid w:val="00DF312B"/>
    <w:rsid w:val="00DF6E98"/>
    <w:rsid w:val="00E013E5"/>
    <w:rsid w:val="00E01A41"/>
    <w:rsid w:val="00E027F4"/>
    <w:rsid w:val="00E0593D"/>
    <w:rsid w:val="00E16228"/>
    <w:rsid w:val="00E17C46"/>
    <w:rsid w:val="00E206E5"/>
    <w:rsid w:val="00E208BF"/>
    <w:rsid w:val="00E20C74"/>
    <w:rsid w:val="00E25303"/>
    <w:rsid w:val="00E26F5F"/>
    <w:rsid w:val="00E307E4"/>
    <w:rsid w:val="00E30CEA"/>
    <w:rsid w:val="00E337CC"/>
    <w:rsid w:val="00E3397B"/>
    <w:rsid w:val="00E36DE7"/>
    <w:rsid w:val="00E40355"/>
    <w:rsid w:val="00E44EFF"/>
    <w:rsid w:val="00E51BB5"/>
    <w:rsid w:val="00E52611"/>
    <w:rsid w:val="00E52735"/>
    <w:rsid w:val="00E567F9"/>
    <w:rsid w:val="00E56EA2"/>
    <w:rsid w:val="00E659F4"/>
    <w:rsid w:val="00E66058"/>
    <w:rsid w:val="00E67F00"/>
    <w:rsid w:val="00E7356A"/>
    <w:rsid w:val="00E76C59"/>
    <w:rsid w:val="00E81674"/>
    <w:rsid w:val="00E81887"/>
    <w:rsid w:val="00E82068"/>
    <w:rsid w:val="00E86A46"/>
    <w:rsid w:val="00E86B64"/>
    <w:rsid w:val="00E86CB7"/>
    <w:rsid w:val="00E90B17"/>
    <w:rsid w:val="00E95619"/>
    <w:rsid w:val="00EA76AC"/>
    <w:rsid w:val="00EA789B"/>
    <w:rsid w:val="00EB1AF7"/>
    <w:rsid w:val="00EB21FE"/>
    <w:rsid w:val="00EB42A4"/>
    <w:rsid w:val="00EC7926"/>
    <w:rsid w:val="00ED314E"/>
    <w:rsid w:val="00F01DFC"/>
    <w:rsid w:val="00F040EC"/>
    <w:rsid w:val="00F052FB"/>
    <w:rsid w:val="00F05372"/>
    <w:rsid w:val="00F15B64"/>
    <w:rsid w:val="00F24D50"/>
    <w:rsid w:val="00F25133"/>
    <w:rsid w:val="00F43802"/>
    <w:rsid w:val="00F46FD4"/>
    <w:rsid w:val="00F52F09"/>
    <w:rsid w:val="00F54398"/>
    <w:rsid w:val="00F62A10"/>
    <w:rsid w:val="00F66CCA"/>
    <w:rsid w:val="00F74A17"/>
    <w:rsid w:val="00F77AB7"/>
    <w:rsid w:val="00F80056"/>
    <w:rsid w:val="00F8080B"/>
    <w:rsid w:val="00F81882"/>
    <w:rsid w:val="00F8696F"/>
    <w:rsid w:val="00F86B8A"/>
    <w:rsid w:val="00F875BC"/>
    <w:rsid w:val="00F90830"/>
    <w:rsid w:val="00F91125"/>
    <w:rsid w:val="00FA56E1"/>
    <w:rsid w:val="00FB03A4"/>
    <w:rsid w:val="00FB4436"/>
    <w:rsid w:val="00FB5623"/>
    <w:rsid w:val="00FC0F2B"/>
    <w:rsid w:val="00FC49A2"/>
    <w:rsid w:val="00FD0B68"/>
    <w:rsid w:val="00FD13FC"/>
    <w:rsid w:val="00FD264E"/>
    <w:rsid w:val="00FD4A4E"/>
    <w:rsid w:val="00FE47A3"/>
    <w:rsid w:val="00FE633E"/>
    <w:rsid w:val="00FE6A29"/>
    <w:rsid w:val="00FE72C5"/>
    <w:rsid w:val="00FF30E9"/>
    <w:rsid w:val="00FF4FCE"/>
    <w:rsid w:val="00FF5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1B88"/>
  <w15:chartTrackingRefBased/>
  <w15:docId w15:val="{E4DEAC11-42BE-C944-8E99-9C3818952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085"/>
    <w:pPr>
      <w:jc w:val="both"/>
      <w:textAlignment w:val="baseline"/>
    </w:pPr>
    <w:rPr>
      <w:rFonts w:ascii="Lato" w:eastAsiaTheme="majorEastAsia" w:hAnsi="Lato" w:cs="Segoe UI"/>
      <w:color w:val="595959" w:themeColor="text1" w:themeTint="A6"/>
      <w:kern w:val="0"/>
      <w:sz w:val="22"/>
      <w:szCs w:val="22"/>
      <w:lang w:eastAsia="en-GB"/>
      <w14:ligatures w14:val="none"/>
    </w:rPr>
  </w:style>
  <w:style w:type="paragraph" w:styleId="Heading1">
    <w:name w:val="heading 1"/>
    <w:basedOn w:val="Normal"/>
    <w:next w:val="Normal"/>
    <w:link w:val="Heading1Char"/>
    <w:uiPriority w:val="9"/>
    <w:qFormat/>
    <w:rsid w:val="00CF5085"/>
    <w:pPr>
      <w:keepNext/>
      <w:keepLines/>
      <w:spacing w:before="360" w:after="80"/>
      <w:outlineLvl w:val="0"/>
    </w:pPr>
    <w:rPr>
      <w:b/>
      <w:bCs/>
      <w:color w:val="234E67"/>
      <w:sz w:val="28"/>
      <w:szCs w:val="28"/>
    </w:rPr>
  </w:style>
  <w:style w:type="paragraph" w:styleId="Heading2">
    <w:name w:val="heading 2"/>
    <w:basedOn w:val="Normal"/>
    <w:next w:val="Normal"/>
    <w:link w:val="Heading2Char"/>
    <w:uiPriority w:val="9"/>
    <w:unhideWhenUsed/>
    <w:qFormat/>
    <w:rsid w:val="00CD3DE0"/>
    <w:pPr>
      <w:keepNext/>
      <w:keepLines/>
      <w:spacing w:before="160" w:after="80"/>
      <w:outlineLvl w:val="1"/>
    </w:pPr>
    <w:rPr>
      <w:rFonts w:asciiTheme="majorHAnsi" w:hAnsiTheme="majorHAnsi" w:cstheme="majorBidi"/>
      <w:color w:val="156082" w:themeColor="accent1"/>
      <w:sz w:val="32"/>
      <w:szCs w:val="32"/>
      <w14:textFill>
        <w14:solidFill>
          <w14:schemeClr w14:val="accent1">
            <w14:lumMod w14:val="75000"/>
            <w14:lumMod w14:val="65000"/>
            <w14:lumOff w14:val="35000"/>
          </w14:schemeClr>
        </w14:solidFill>
      </w14:textFill>
    </w:rPr>
  </w:style>
  <w:style w:type="paragraph" w:styleId="Heading3">
    <w:name w:val="heading 3"/>
    <w:basedOn w:val="Normal"/>
    <w:next w:val="Normal"/>
    <w:link w:val="Heading3Char"/>
    <w:uiPriority w:val="9"/>
    <w:semiHidden/>
    <w:unhideWhenUsed/>
    <w:qFormat/>
    <w:rsid w:val="00CD3DE0"/>
    <w:pPr>
      <w:keepNext/>
      <w:keepLines/>
      <w:spacing w:before="160" w:after="80"/>
      <w:outlineLvl w:val="2"/>
    </w:pPr>
    <w:rPr>
      <w:rFonts w:cstheme="majorBidi"/>
      <w:color w:val="156082" w:themeColor="accent1"/>
      <w:sz w:val="28"/>
      <w:szCs w:val="28"/>
      <w14:textFill>
        <w14:solidFill>
          <w14:schemeClr w14:val="accent1">
            <w14:lumMod w14:val="75000"/>
            <w14:lumMod w14:val="65000"/>
            <w14:lumOff w14:val="35000"/>
          </w14:schemeClr>
        </w14:solidFill>
      </w14:textFill>
    </w:rPr>
  </w:style>
  <w:style w:type="paragraph" w:styleId="Heading4">
    <w:name w:val="heading 4"/>
    <w:basedOn w:val="Normal"/>
    <w:next w:val="Normal"/>
    <w:link w:val="Heading4Char"/>
    <w:uiPriority w:val="9"/>
    <w:semiHidden/>
    <w:unhideWhenUsed/>
    <w:qFormat/>
    <w:rsid w:val="00CD3DE0"/>
    <w:pPr>
      <w:keepNext/>
      <w:keepLines/>
      <w:spacing w:before="80" w:after="40"/>
      <w:outlineLvl w:val="3"/>
    </w:pPr>
    <w:rPr>
      <w:rFonts w:cstheme="majorBidi"/>
      <w:i/>
      <w:iCs/>
      <w:color w:val="156082" w:themeColor="accent1"/>
      <w14:textFill>
        <w14:solidFill>
          <w14:schemeClr w14:val="accent1">
            <w14:lumMod w14:val="75000"/>
            <w14:lumMod w14:val="65000"/>
            <w14:lumOff w14:val="35000"/>
          </w14:schemeClr>
        </w14:solidFill>
      </w14:textFill>
    </w:rPr>
  </w:style>
  <w:style w:type="paragraph" w:styleId="Heading5">
    <w:name w:val="heading 5"/>
    <w:basedOn w:val="Normal"/>
    <w:next w:val="Normal"/>
    <w:link w:val="Heading5Char"/>
    <w:uiPriority w:val="9"/>
    <w:semiHidden/>
    <w:unhideWhenUsed/>
    <w:qFormat/>
    <w:rsid w:val="00CD3DE0"/>
    <w:pPr>
      <w:keepNext/>
      <w:keepLines/>
      <w:spacing w:before="80" w:after="40"/>
      <w:outlineLvl w:val="4"/>
    </w:pPr>
    <w:rPr>
      <w:rFonts w:cstheme="majorBidi"/>
      <w:color w:val="156082" w:themeColor="accent1"/>
      <w14:textFill>
        <w14:solidFill>
          <w14:schemeClr w14:val="accent1">
            <w14:lumMod w14:val="75000"/>
            <w14:lumMod w14:val="65000"/>
            <w14:lumOff w14:val="35000"/>
          </w14:schemeClr>
        </w14:solidFill>
      </w14:textFill>
    </w:rPr>
  </w:style>
  <w:style w:type="paragraph" w:styleId="Heading6">
    <w:name w:val="heading 6"/>
    <w:basedOn w:val="Normal"/>
    <w:next w:val="Normal"/>
    <w:link w:val="Heading6Char"/>
    <w:uiPriority w:val="9"/>
    <w:semiHidden/>
    <w:unhideWhenUsed/>
    <w:qFormat/>
    <w:rsid w:val="00CD3DE0"/>
    <w:pPr>
      <w:keepNext/>
      <w:keepLines/>
      <w:spacing w:before="40"/>
      <w:outlineLvl w:val="5"/>
    </w:pPr>
    <w:rPr>
      <w:rFonts w:cstheme="majorBidi"/>
      <w:i/>
      <w:iCs/>
      <w:color w:val="000000" w:themeColor="text1"/>
      <w14:textFill>
        <w14:solidFill>
          <w14:schemeClr w14:val="tx1">
            <w14:lumMod w14:val="65000"/>
            <w14:lumOff w14:val="35000"/>
            <w14:lumMod w14:val="65000"/>
            <w14:lumOff w14:val="35000"/>
          </w14:schemeClr>
        </w14:solidFill>
      </w14:textFill>
    </w:rPr>
  </w:style>
  <w:style w:type="paragraph" w:styleId="Heading7">
    <w:name w:val="heading 7"/>
    <w:basedOn w:val="Normal"/>
    <w:next w:val="Normal"/>
    <w:link w:val="Heading7Char"/>
    <w:uiPriority w:val="9"/>
    <w:semiHidden/>
    <w:unhideWhenUsed/>
    <w:qFormat/>
    <w:rsid w:val="00CD3DE0"/>
    <w:pPr>
      <w:keepNext/>
      <w:keepLines/>
      <w:spacing w:before="40"/>
      <w:outlineLvl w:val="6"/>
    </w:pPr>
    <w:rPr>
      <w:rFonts w:cstheme="majorBidi"/>
      <w:color w:val="000000" w:themeColor="text1"/>
      <w14:textFill>
        <w14:solidFill>
          <w14:schemeClr w14:val="tx1">
            <w14:lumMod w14:val="65000"/>
            <w14:lumOff w14:val="35000"/>
            <w14:lumMod w14:val="65000"/>
            <w14:lumOff w14:val="35000"/>
          </w14:schemeClr>
        </w14:solidFill>
      </w14:textFill>
    </w:rPr>
  </w:style>
  <w:style w:type="paragraph" w:styleId="Heading8">
    <w:name w:val="heading 8"/>
    <w:basedOn w:val="Normal"/>
    <w:next w:val="Normal"/>
    <w:link w:val="Heading8Char"/>
    <w:uiPriority w:val="9"/>
    <w:semiHidden/>
    <w:unhideWhenUsed/>
    <w:qFormat/>
    <w:rsid w:val="00CD3DE0"/>
    <w:pPr>
      <w:keepNext/>
      <w:keepLines/>
      <w:outlineLvl w:val="7"/>
    </w:pPr>
    <w:rPr>
      <w:rFonts w:cstheme="majorBidi"/>
      <w:i/>
      <w:iCs/>
      <w:color w:val="000000" w:themeColor="text1"/>
      <w14:textFill>
        <w14:solidFill>
          <w14:schemeClr w14:val="tx1">
            <w14:lumMod w14:val="85000"/>
            <w14:lumOff w14:val="15000"/>
            <w14:lumMod w14:val="65000"/>
            <w14:lumOff w14:val="35000"/>
          </w14:schemeClr>
        </w14:solidFill>
      </w14:textFill>
    </w:rPr>
  </w:style>
  <w:style w:type="paragraph" w:styleId="Heading9">
    <w:name w:val="heading 9"/>
    <w:basedOn w:val="Normal"/>
    <w:next w:val="Normal"/>
    <w:link w:val="Heading9Char"/>
    <w:uiPriority w:val="9"/>
    <w:semiHidden/>
    <w:unhideWhenUsed/>
    <w:qFormat/>
    <w:rsid w:val="00CD3DE0"/>
    <w:pPr>
      <w:keepNext/>
      <w:keepLines/>
      <w:outlineLvl w:val="8"/>
    </w:pPr>
    <w:rPr>
      <w:rFonts w:cstheme="majorBidi"/>
      <w:color w:val="000000" w:themeColor="text1"/>
      <w14:textFill>
        <w14:solidFill>
          <w14:schemeClr w14:val="tx1">
            <w14:lumMod w14:val="85000"/>
            <w14:lumOff w14:val="15000"/>
            <w14:lumMod w14:val="65000"/>
            <w14:lumOff w14:val="3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085"/>
    <w:rPr>
      <w:rFonts w:ascii="Lato" w:eastAsiaTheme="majorEastAsia" w:hAnsi="Lato" w:cs="Segoe UI"/>
      <w:b/>
      <w:bCs/>
      <w:color w:val="234E67"/>
      <w:kern w:val="0"/>
      <w:sz w:val="28"/>
      <w:szCs w:val="28"/>
      <w:lang w:eastAsia="en-GB"/>
      <w14:ligatures w14:val="none"/>
    </w:rPr>
  </w:style>
  <w:style w:type="character" w:customStyle="1" w:styleId="Heading2Char">
    <w:name w:val="Heading 2 Char"/>
    <w:basedOn w:val="DefaultParagraphFont"/>
    <w:link w:val="Heading2"/>
    <w:uiPriority w:val="9"/>
    <w:rsid w:val="00CD3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DE0"/>
    <w:rPr>
      <w:rFonts w:eastAsiaTheme="majorEastAsia" w:cstheme="majorBidi"/>
      <w:color w:val="272727" w:themeColor="text1" w:themeTint="D8"/>
    </w:rPr>
  </w:style>
  <w:style w:type="paragraph" w:styleId="Title">
    <w:name w:val="Title"/>
    <w:basedOn w:val="Normal"/>
    <w:next w:val="Normal"/>
    <w:link w:val="TitleChar"/>
    <w:uiPriority w:val="10"/>
    <w:qFormat/>
    <w:rsid w:val="00F875BC"/>
    <w:pPr>
      <w:spacing w:after="80"/>
      <w:contextualSpacing/>
      <w:jc w:val="center"/>
    </w:pPr>
    <w:rPr>
      <w:rFonts w:ascii="Josefin Sans" w:hAnsi="Josefin Sans" w:cs="Times New Roman (Headings CS)"/>
      <w:b/>
      <w:bCs/>
      <w:color w:val="234E67"/>
      <w:spacing w:val="-10"/>
      <w:kern w:val="28"/>
      <w:sz w:val="56"/>
      <w:szCs w:val="56"/>
      <w:lang w:val="hu-HU"/>
    </w:rPr>
  </w:style>
  <w:style w:type="character" w:customStyle="1" w:styleId="TitleChar">
    <w:name w:val="Title Char"/>
    <w:basedOn w:val="DefaultParagraphFont"/>
    <w:link w:val="Title"/>
    <w:uiPriority w:val="10"/>
    <w:rsid w:val="00F875BC"/>
    <w:rPr>
      <w:rFonts w:ascii="Josefin Sans" w:eastAsiaTheme="majorEastAsia" w:hAnsi="Josefin Sans" w:cs="Times New Roman (Headings CS)"/>
      <w:b/>
      <w:bCs/>
      <w:color w:val="234E67"/>
      <w:spacing w:val="-10"/>
      <w:kern w:val="28"/>
      <w:sz w:val="56"/>
      <w:szCs w:val="56"/>
      <w:lang w:val="hu-HU" w:eastAsia="en-GB"/>
      <w14:ligatures w14:val="none"/>
    </w:rPr>
  </w:style>
  <w:style w:type="paragraph" w:styleId="Subtitle">
    <w:name w:val="Subtitle"/>
    <w:basedOn w:val="Normal"/>
    <w:next w:val="Normal"/>
    <w:link w:val="SubtitleChar"/>
    <w:uiPriority w:val="11"/>
    <w:qFormat/>
    <w:rsid w:val="00F875BC"/>
    <w:pPr>
      <w:spacing w:line="276" w:lineRule="auto"/>
      <w:jc w:val="center"/>
    </w:pPr>
    <w:rPr>
      <w:b/>
      <w:bCs/>
      <w:color w:val="469F98"/>
      <w:sz w:val="36"/>
      <w:szCs w:val="36"/>
      <w:lang w:val="hu-HU"/>
    </w:rPr>
  </w:style>
  <w:style w:type="character" w:customStyle="1" w:styleId="SubtitleChar">
    <w:name w:val="Subtitle Char"/>
    <w:basedOn w:val="DefaultParagraphFont"/>
    <w:link w:val="Subtitle"/>
    <w:uiPriority w:val="11"/>
    <w:rsid w:val="00F875BC"/>
    <w:rPr>
      <w:rFonts w:ascii="Lato" w:eastAsiaTheme="majorEastAsia" w:hAnsi="Lato" w:cs="Segoe UI"/>
      <w:b/>
      <w:bCs/>
      <w:color w:val="469F98"/>
      <w:kern w:val="0"/>
      <w:sz w:val="36"/>
      <w:szCs w:val="36"/>
      <w:lang w:val="hu-HU" w:eastAsia="en-GB"/>
      <w14:ligatures w14:val="none"/>
    </w:rPr>
  </w:style>
  <w:style w:type="paragraph" w:styleId="Quote">
    <w:name w:val="Quote"/>
    <w:basedOn w:val="Normal"/>
    <w:next w:val="Normal"/>
    <w:link w:val="QuoteChar"/>
    <w:uiPriority w:val="29"/>
    <w:rsid w:val="00CD3DE0"/>
    <w:pPr>
      <w:spacing w:before="160" w:after="160"/>
      <w:jc w:val="center"/>
    </w:pPr>
    <w:rPr>
      <w:i/>
      <w:iCs/>
      <w:color w:val="000000" w:themeColor="text1"/>
      <w14:textFill>
        <w14:solidFill>
          <w14:schemeClr w14:val="tx1">
            <w14:lumMod w14:val="75000"/>
            <w14:lumOff w14:val="25000"/>
            <w14:lumMod w14:val="65000"/>
            <w14:lumOff w14:val="35000"/>
          </w14:schemeClr>
        </w14:solidFill>
      </w14:textFill>
    </w:rPr>
  </w:style>
  <w:style w:type="character" w:customStyle="1" w:styleId="QuoteChar">
    <w:name w:val="Quote Char"/>
    <w:basedOn w:val="DefaultParagraphFont"/>
    <w:link w:val="Quote"/>
    <w:uiPriority w:val="29"/>
    <w:rsid w:val="00CD3DE0"/>
    <w:rPr>
      <w:i/>
      <w:iCs/>
      <w:color w:val="404040" w:themeColor="text1" w:themeTint="BF"/>
    </w:rPr>
  </w:style>
  <w:style w:type="paragraph" w:styleId="ListParagraph">
    <w:name w:val="List Paragraph"/>
    <w:basedOn w:val="Normal"/>
    <w:uiPriority w:val="34"/>
    <w:qFormat/>
    <w:rsid w:val="008A2B5F"/>
    <w:pPr>
      <w:numPr>
        <w:numId w:val="2"/>
      </w:numPr>
      <w:spacing w:line="360" w:lineRule="auto"/>
      <w:ind w:left="709"/>
      <w:contextualSpacing/>
    </w:pPr>
  </w:style>
  <w:style w:type="character" w:styleId="IntenseEmphasis">
    <w:name w:val="Intense Emphasis"/>
    <w:basedOn w:val="DefaultParagraphFont"/>
    <w:uiPriority w:val="21"/>
    <w:rsid w:val="00CD3DE0"/>
    <w:rPr>
      <w:i/>
      <w:iCs/>
      <w:color w:val="0F4761" w:themeColor="accent1" w:themeShade="BF"/>
    </w:rPr>
  </w:style>
  <w:style w:type="paragraph" w:styleId="IntenseQuote">
    <w:name w:val="Intense Quote"/>
    <w:basedOn w:val="Normal"/>
    <w:next w:val="Normal"/>
    <w:link w:val="IntenseQuoteChar"/>
    <w:uiPriority w:val="30"/>
    <w:rsid w:val="00CD3DE0"/>
    <w:pPr>
      <w:pBdr>
        <w:top w:val="single" w:sz="4" w:space="10" w:color="0F4761" w:themeColor="accent1" w:themeShade="BF"/>
        <w:bottom w:val="single" w:sz="4" w:space="10" w:color="0F4761" w:themeColor="accent1" w:themeShade="BF"/>
      </w:pBdr>
      <w:spacing w:before="360" w:after="360"/>
      <w:ind w:left="864" w:right="864"/>
      <w:jc w:val="center"/>
    </w:pPr>
    <w:rPr>
      <w:i/>
      <w:iCs/>
      <w:color w:val="156082" w:themeColor="accent1"/>
      <w14:textFill>
        <w14:solidFill>
          <w14:schemeClr w14:val="accent1">
            <w14:lumMod w14:val="75000"/>
            <w14:lumMod w14:val="65000"/>
            <w14:lumOff w14:val="35000"/>
          </w14:schemeClr>
        </w14:solidFill>
      </w14:textFill>
    </w:rPr>
  </w:style>
  <w:style w:type="character" w:customStyle="1" w:styleId="IntenseQuoteChar">
    <w:name w:val="Intense Quote Char"/>
    <w:basedOn w:val="DefaultParagraphFont"/>
    <w:link w:val="IntenseQuote"/>
    <w:uiPriority w:val="30"/>
    <w:rsid w:val="00CD3DE0"/>
    <w:rPr>
      <w:i/>
      <w:iCs/>
      <w:color w:val="0F4761" w:themeColor="accent1" w:themeShade="BF"/>
    </w:rPr>
  </w:style>
  <w:style w:type="character" w:styleId="IntenseReference">
    <w:name w:val="Intense Reference"/>
    <w:basedOn w:val="DefaultParagraphFont"/>
    <w:uiPriority w:val="32"/>
    <w:rsid w:val="00CD3DE0"/>
    <w:rPr>
      <w:b/>
      <w:bCs/>
      <w:smallCaps/>
      <w:color w:val="0F4761" w:themeColor="accent1" w:themeShade="BF"/>
      <w:spacing w:val="5"/>
    </w:rPr>
  </w:style>
  <w:style w:type="paragraph" w:styleId="Header">
    <w:name w:val="header"/>
    <w:basedOn w:val="Normal"/>
    <w:link w:val="HeaderChar"/>
    <w:uiPriority w:val="99"/>
    <w:unhideWhenUsed/>
    <w:rsid w:val="00CD3DE0"/>
    <w:pPr>
      <w:tabs>
        <w:tab w:val="center" w:pos="4513"/>
        <w:tab w:val="right" w:pos="9026"/>
      </w:tabs>
    </w:pPr>
  </w:style>
  <w:style w:type="character" w:customStyle="1" w:styleId="HeaderChar">
    <w:name w:val="Header Char"/>
    <w:basedOn w:val="DefaultParagraphFont"/>
    <w:link w:val="Header"/>
    <w:uiPriority w:val="99"/>
    <w:rsid w:val="00CD3DE0"/>
  </w:style>
  <w:style w:type="paragraph" w:styleId="Footer">
    <w:name w:val="footer"/>
    <w:basedOn w:val="Normal"/>
    <w:link w:val="FooterChar"/>
    <w:uiPriority w:val="99"/>
    <w:unhideWhenUsed/>
    <w:rsid w:val="00CD3DE0"/>
    <w:pPr>
      <w:tabs>
        <w:tab w:val="center" w:pos="4513"/>
        <w:tab w:val="right" w:pos="9026"/>
      </w:tabs>
    </w:pPr>
  </w:style>
  <w:style w:type="character" w:customStyle="1" w:styleId="FooterChar">
    <w:name w:val="Footer Char"/>
    <w:basedOn w:val="DefaultParagraphFont"/>
    <w:link w:val="Footer"/>
    <w:uiPriority w:val="99"/>
    <w:rsid w:val="00CD3DE0"/>
  </w:style>
  <w:style w:type="character" w:styleId="PageNumber">
    <w:name w:val="page number"/>
    <w:basedOn w:val="DefaultParagraphFont"/>
    <w:uiPriority w:val="99"/>
    <w:semiHidden/>
    <w:unhideWhenUsed/>
    <w:rsid w:val="00CD3DE0"/>
  </w:style>
  <w:style w:type="paragraph" w:customStyle="1" w:styleId="paragraph">
    <w:name w:val="paragraph"/>
    <w:basedOn w:val="Normal"/>
    <w:rsid w:val="003A6D9E"/>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3A6D9E"/>
  </w:style>
  <w:style w:type="character" w:customStyle="1" w:styleId="eop">
    <w:name w:val="eop"/>
    <w:basedOn w:val="DefaultParagraphFont"/>
    <w:rsid w:val="003A6D9E"/>
  </w:style>
  <w:style w:type="character" w:customStyle="1" w:styleId="scxw144350864">
    <w:name w:val="scxw144350864"/>
    <w:basedOn w:val="DefaultParagraphFont"/>
    <w:rsid w:val="003A6D9E"/>
  </w:style>
  <w:style w:type="table" w:styleId="PlainTable4">
    <w:name w:val="Plain Table 4"/>
    <w:basedOn w:val="TableNormal"/>
    <w:uiPriority w:val="44"/>
    <w:rsid w:val="003A6D9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3A6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E2DDA"/>
    <w:pPr>
      <w:spacing w:before="240" w:after="0" w:line="259" w:lineRule="auto"/>
      <w:jc w:val="left"/>
      <w:textAlignment w:val="auto"/>
      <w:outlineLvl w:val="9"/>
    </w:pPr>
    <w:rPr>
      <w:rFonts w:asciiTheme="majorHAnsi" w:hAnsiTheme="majorHAnsi" w:cstheme="majorBidi"/>
      <w:b w:val="0"/>
      <w:bCs w:val="0"/>
      <w:color w:val="0F4761" w:themeColor="accent1" w:themeShade="BF"/>
      <w:sz w:val="32"/>
      <w:szCs w:val="32"/>
      <w:lang w:eastAsia="en-US"/>
    </w:rPr>
  </w:style>
  <w:style w:type="paragraph" w:styleId="TOC1">
    <w:name w:val="toc 1"/>
    <w:basedOn w:val="Normal"/>
    <w:next w:val="Normal"/>
    <w:autoRedefine/>
    <w:uiPriority w:val="39"/>
    <w:unhideWhenUsed/>
    <w:rsid w:val="00DE2DDA"/>
    <w:pPr>
      <w:spacing w:after="100"/>
    </w:pPr>
  </w:style>
  <w:style w:type="paragraph" w:styleId="TOC2">
    <w:name w:val="toc 2"/>
    <w:basedOn w:val="Normal"/>
    <w:next w:val="Normal"/>
    <w:autoRedefine/>
    <w:uiPriority w:val="39"/>
    <w:unhideWhenUsed/>
    <w:rsid w:val="00DE2DDA"/>
    <w:pPr>
      <w:spacing w:after="100"/>
      <w:ind w:left="220"/>
    </w:pPr>
  </w:style>
  <w:style w:type="character" w:styleId="Hyperlink">
    <w:name w:val="Hyperlink"/>
    <w:basedOn w:val="DefaultParagraphFont"/>
    <w:uiPriority w:val="99"/>
    <w:unhideWhenUsed/>
    <w:rsid w:val="00DE2DDA"/>
    <w:rPr>
      <w:color w:val="467886" w:themeColor="hyperlink"/>
      <w:u w:val="single"/>
    </w:rPr>
  </w:style>
  <w:style w:type="paragraph" w:styleId="NormalWeb">
    <w:name w:val="Normal (Web)"/>
    <w:basedOn w:val="Normal"/>
    <w:uiPriority w:val="99"/>
    <w:semiHidden/>
    <w:unhideWhenUsed/>
    <w:rsid w:val="0025058B"/>
    <w:rPr>
      <w:rFonts w:ascii="Times New Roman" w:hAnsi="Times New Roman" w:cs="Times New Roman"/>
      <w:sz w:val="24"/>
      <w:szCs w:val="24"/>
    </w:rPr>
  </w:style>
  <w:style w:type="paragraph" w:styleId="Caption">
    <w:name w:val="caption"/>
    <w:basedOn w:val="Normal"/>
    <w:next w:val="Normal"/>
    <w:uiPriority w:val="35"/>
    <w:unhideWhenUsed/>
    <w:qFormat/>
    <w:rsid w:val="006B6642"/>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6B6642"/>
    <w:rPr>
      <w:color w:val="605E5C"/>
      <w:shd w:val="clear" w:color="auto" w:fill="E1DFDD"/>
    </w:rPr>
  </w:style>
  <w:style w:type="paragraph" w:styleId="Bibliography">
    <w:name w:val="Bibliography"/>
    <w:basedOn w:val="Normal"/>
    <w:next w:val="Normal"/>
    <w:uiPriority w:val="37"/>
    <w:unhideWhenUsed/>
    <w:rsid w:val="00FB5623"/>
  </w:style>
  <w:style w:type="character" w:styleId="FollowedHyperlink">
    <w:name w:val="FollowedHyperlink"/>
    <w:basedOn w:val="DefaultParagraphFont"/>
    <w:uiPriority w:val="99"/>
    <w:semiHidden/>
    <w:unhideWhenUsed/>
    <w:rsid w:val="00CF42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4339">
      <w:bodyDiv w:val="1"/>
      <w:marLeft w:val="0"/>
      <w:marRight w:val="0"/>
      <w:marTop w:val="0"/>
      <w:marBottom w:val="0"/>
      <w:divBdr>
        <w:top w:val="none" w:sz="0" w:space="0" w:color="auto"/>
        <w:left w:val="none" w:sz="0" w:space="0" w:color="auto"/>
        <w:bottom w:val="none" w:sz="0" w:space="0" w:color="auto"/>
        <w:right w:val="none" w:sz="0" w:space="0" w:color="auto"/>
      </w:divBdr>
      <w:divsChild>
        <w:div w:id="421754655">
          <w:marLeft w:val="0"/>
          <w:marRight w:val="0"/>
          <w:marTop w:val="0"/>
          <w:marBottom w:val="0"/>
          <w:divBdr>
            <w:top w:val="none" w:sz="0" w:space="0" w:color="auto"/>
            <w:left w:val="none" w:sz="0" w:space="0" w:color="auto"/>
            <w:bottom w:val="none" w:sz="0" w:space="0" w:color="auto"/>
            <w:right w:val="none" w:sz="0" w:space="0" w:color="auto"/>
          </w:divBdr>
        </w:div>
        <w:div w:id="418723127">
          <w:marLeft w:val="0"/>
          <w:marRight w:val="0"/>
          <w:marTop w:val="0"/>
          <w:marBottom w:val="0"/>
          <w:divBdr>
            <w:top w:val="none" w:sz="0" w:space="0" w:color="auto"/>
            <w:left w:val="none" w:sz="0" w:space="0" w:color="auto"/>
            <w:bottom w:val="none" w:sz="0" w:space="0" w:color="auto"/>
            <w:right w:val="none" w:sz="0" w:space="0" w:color="auto"/>
          </w:divBdr>
        </w:div>
      </w:divsChild>
    </w:div>
    <w:div w:id="161165130">
      <w:bodyDiv w:val="1"/>
      <w:marLeft w:val="0"/>
      <w:marRight w:val="0"/>
      <w:marTop w:val="0"/>
      <w:marBottom w:val="0"/>
      <w:divBdr>
        <w:top w:val="none" w:sz="0" w:space="0" w:color="auto"/>
        <w:left w:val="none" w:sz="0" w:space="0" w:color="auto"/>
        <w:bottom w:val="none" w:sz="0" w:space="0" w:color="auto"/>
        <w:right w:val="none" w:sz="0" w:space="0" w:color="auto"/>
      </w:divBdr>
    </w:div>
    <w:div w:id="179784933">
      <w:bodyDiv w:val="1"/>
      <w:marLeft w:val="0"/>
      <w:marRight w:val="0"/>
      <w:marTop w:val="0"/>
      <w:marBottom w:val="0"/>
      <w:divBdr>
        <w:top w:val="none" w:sz="0" w:space="0" w:color="auto"/>
        <w:left w:val="none" w:sz="0" w:space="0" w:color="auto"/>
        <w:bottom w:val="none" w:sz="0" w:space="0" w:color="auto"/>
        <w:right w:val="none" w:sz="0" w:space="0" w:color="auto"/>
      </w:divBdr>
    </w:div>
    <w:div w:id="245774861">
      <w:bodyDiv w:val="1"/>
      <w:marLeft w:val="0"/>
      <w:marRight w:val="0"/>
      <w:marTop w:val="0"/>
      <w:marBottom w:val="0"/>
      <w:divBdr>
        <w:top w:val="none" w:sz="0" w:space="0" w:color="auto"/>
        <w:left w:val="none" w:sz="0" w:space="0" w:color="auto"/>
        <w:bottom w:val="none" w:sz="0" w:space="0" w:color="auto"/>
        <w:right w:val="none" w:sz="0" w:space="0" w:color="auto"/>
      </w:divBdr>
    </w:div>
    <w:div w:id="283388994">
      <w:bodyDiv w:val="1"/>
      <w:marLeft w:val="0"/>
      <w:marRight w:val="0"/>
      <w:marTop w:val="0"/>
      <w:marBottom w:val="0"/>
      <w:divBdr>
        <w:top w:val="none" w:sz="0" w:space="0" w:color="auto"/>
        <w:left w:val="none" w:sz="0" w:space="0" w:color="auto"/>
        <w:bottom w:val="none" w:sz="0" w:space="0" w:color="auto"/>
        <w:right w:val="none" w:sz="0" w:space="0" w:color="auto"/>
      </w:divBdr>
    </w:div>
    <w:div w:id="501236013">
      <w:bodyDiv w:val="1"/>
      <w:marLeft w:val="0"/>
      <w:marRight w:val="0"/>
      <w:marTop w:val="0"/>
      <w:marBottom w:val="0"/>
      <w:divBdr>
        <w:top w:val="none" w:sz="0" w:space="0" w:color="auto"/>
        <w:left w:val="none" w:sz="0" w:space="0" w:color="auto"/>
        <w:bottom w:val="none" w:sz="0" w:space="0" w:color="auto"/>
        <w:right w:val="none" w:sz="0" w:space="0" w:color="auto"/>
      </w:divBdr>
      <w:divsChild>
        <w:div w:id="928922880">
          <w:marLeft w:val="0"/>
          <w:marRight w:val="0"/>
          <w:marTop w:val="0"/>
          <w:marBottom w:val="0"/>
          <w:divBdr>
            <w:top w:val="none" w:sz="0" w:space="0" w:color="auto"/>
            <w:left w:val="none" w:sz="0" w:space="0" w:color="auto"/>
            <w:bottom w:val="none" w:sz="0" w:space="0" w:color="auto"/>
            <w:right w:val="none" w:sz="0" w:space="0" w:color="auto"/>
          </w:divBdr>
        </w:div>
        <w:div w:id="1021905019">
          <w:marLeft w:val="0"/>
          <w:marRight w:val="0"/>
          <w:marTop w:val="0"/>
          <w:marBottom w:val="0"/>
          <w:divBdr>
            <w:top w:val="none" w:sz="0" w:space="0" w:color="auto"/>
            <w:left w:val="none" w:sz="0" w:space="0" w:color="auto"/>
            <w:bottom w:val="none" w:sz="0" w:space="0" w:color="auto"/>
            <w:right w:val="none" w:sz="0" w:space="0" w:color="auto"/>
          </w:divBdr>
        </w:div>
        <w:div w:id="1838884487">
          <w:marLeft w:val="0"/>
          <w:marRight w:val="0"/>
          <w:marTop w:val="0"/>
          <w:marBottom w:val="0"/>
          <w:divBdr>
            <w:top w:val="none" w:sz="0" w:space="0" w:color="auto"/>
            <w:left w:val="none" w:sz="0" w:space="0" w:color="auto"/>
            <w:bottom w:val="none" w:sz="0" w:space="0" w:color="auto"/>
            <w:right w:val="none" w:sz="0" w:space="0" w:color="auto"/>
          </w:divBdr>
        </w:div>
      </w:divsChild>
    </w:div>
    <w:div w:id="511723598">
      <w:bodyDiv w:val="1"/>
      <w:marLeft w:val="0"/>
      <w:marRight w:val="0"/>
      <w:marTop w:val="0"/>
      <w:marBottom w:val="0"/>
      <w:divBdr>
        <w:top w:val="none" w:sz="0" w:space="0" w:color="auto"/>
        <w:left w:val="none" w:sz="0" w:space="0" w:color="auto"/>
        <w:bottom w:val="none" w:sz="0" w:space="0" w:color="auto"/>
        <w:right w:val="none" w:sz="0" w:space="0" w:color="auto"/>
      </w:divBdr>
    </w:div>
    <w:div w:id="533690296">
      <w:bodyDiv w:val="1"/>
      <w:marLeft w:val="0"/>
      <w:marRight w:val="0"/>
      <w:marTop w:val="0"/>
      <w:marBottom w:val="0"/>
      <w:divBdr>
        <w:top w:val="none" w:sz="0" w:space="0" w:color="auto"/>
        <w:left w:val="none" w:sz="0" w:space="0" w:color="auto"/>
        <w:bottom w:val="none" w:sz="0" w:space="0" w:color="auto"/>
        <w:right w:val="none" w:sz="0" w:space="0" w:color="auto"/>
      </w:divBdr>
    </w:div>
    <w:div w:id="685056800">
      <w:bodyDiv w:val="1"/>
      <w:marLeft w:val="0"/>
      <w:marRight w:val="0"/>
      <w:marTop w:val="0"/>
      <w:marBottom w:val="0"/>
      <w:divBdr>
        <w:top w:val="none" w:sz="0" w:space="0" w:color="auto"/>
        <w:left w:val="none" w:sz="0" w:space="0" w:color="auto"/>
        <w:bottom w:val="none" w:sz="0" w:space="0" w:color="auto"/>
        <w:right w:val="none" w:sz="0" w:space="0" w:color="auto"/>
      </w:divBdr>
    </w:div>
    <w:div w:id="803350894">
      <w:bodyDiv w:val="1"/>
      <w:marLeft w:val="0"/>
      <w:marRight w:val="0"/>
      <w:marTop w:val="0"/>
      <w:marBottom w:val="0"/>
      <w:divBdr>
        <w:top w:val="none" w:sz="0" w:space="0" w:color="auto"/>
        <w:left w:val="none" w:sz="0" w:space="0" w:color="auto"/>
        <w:bottom w:val="none" w:sz="0" w:space="0" w:color="auto"/>
        <w:right w:val="none" w:sz="0" w:space="0" w:color="auto"/>
      </w:divBdr>
    </w:div>
    <w:div w:id="820582378">
      <w:bodyDiv w:val="1"/>
      <w:marLeft w:val="0"/>
      <w:marRight w:val="0"/>
      <w:marTop w:val="0"/>
      <w:marBottom w:val="0"/>
      <w:divBdr>
        <w:top w:val="none" w:sz="0" w:space="0" w:color="auto"/>
        <w:left w:val="none" w:sz="0" w:space="0" w:color="auto"/>
        <w:bottom w:val="none" w:sz="0" w:space="0" w:color="auto"/>
        <w:right w:val="none" w:sz="0" w:space="0" w:color="auto"/>
      </w:divBdr>
    </w:div>
    <w:div w:id="839927967">
      <w:bodyDiv w:val="1"/>
      <w:marLeft w:val="0"/>
      <w:marRight w:val="0"/>
      <w:marTop w:val="0"/>
      <w:marBottom w:val="0"/>
      <w:divBdr>
        <w:top w:val="none" w:sz="0" w:space="0" w:color="auto"/>
        <w:left w:val="none" w:sz="0" w:space="0" w:color="auto"/>
        <w:bottom w:val="none" w:sz="0" w:space="0" w:color="auto"/>
        <w:right w:val="none" w:sz="0" w:space="0" w:color="auto"/>
      </w:divBdr>
    </w:div>
    <w:div w:id="1058436037">
      <w:bodyDiv w:val="1"/>
      <w:marLeft w:val="0"/>
      <w:marRight w:val="0"/>
      <w:marTop w:val="0"/>
      <w:marBottom w:val="0"/>
      <w:divBdr>
        <w:top w:val="none" w:sz="0" w:space="0" w:color="auto"/>
        <w:left w:val="none" w:sz="0" w:space="0" w:color="auto"/>
        <w:bottom w:val="none" w:sz="0" w:space="0" w:color="auto"/>
        <w:right w:val="none" w:sz="0" w:space="0" w:color="auto"/>
      </w:divBdr>
    </w:div>
    <w:div w:id="1138954608">
      <w:bodyDiv w:val="1"/>
      <w:marLeft w:val="0"/>
      <w:marRight w:val="0"/>
      <w:marTop w:val="0"/>
      <w:marBottom w:val="0"/>
      <w:divBdr>
        <w:top w:val="none" w:sz="0" w:space="0" w:color="auto"/>
        <w:left w:val="none" w:sz="0" w:space="0" w:color="auto"/>
        <w:bottom w:val="none" w:sz="0" w:space="0" w:color="auto"/>
        <w:right w:val="none" w:sz="0" w:space="0" w:color="auto"/>
      </w:divBdr>
    </w:div>
    <w:div w:id="1306813267">
      <w:bodyDiv w:val="1"/>
      <w:marLeft w:val="0"/>
      <w:marRight w:val="0"/>
      <w:marTop w:val="0"/>
      <w:marBottom w:val="0"/>
      <w:divBdr>
        <w:top w:val="none" w:sz="0" w:space="0" w:color="auto"/>
        <w:left w:val="none" w:sz="0" w:space="0" w:color="auto"/>
        <w:bottom w:val="none" w:sz="0" w:space="0" w:color="auto"/>
        <w:right w:val="none" w:sz="0" w:space="0" w:color="auto"/>
      </w:divBdr>
    </w:div>
    <w:div w:id="1354572199">
      <w:bodyDiv w:val="1"/>
      <w:marLeft w:val="0"/>
      <w:marRight w:val="0"/>
      <w:marTop w:val="0"/>
      <w:marBottom w:val="0"/>
      <w:divBdr>
        <w:top w:val="none" w:sz="0" w:space="0" w:color="auto"/>
        <w:left w:val="none" w:sz="0" w:space="0" w:color="auto"/>
        <w:bottom w:val="none" w:sz="0" w:space="0" w:color="auto"/>
        <w:right w:val="none" w:sz="0" w:space="0" w:color="auto"/>
      </w:divBdr>
    </w:div>
    <w:div w:id="1432580543">
      <w:bodyDiv w:val="1"/>
      <w:marLeft w:val="0"/>
      <w:marRight w:val="0"/>
      <w:marTop w:val="0"/>
      <w:marBottom w:val="0"/>
      <w:divBdr>
        <w:top w:val="none" w:sz="0" w:space="0" w:color="auto"/>
        <w:left w:val="none" w:sz="0" w:space="0" w:color="auto"/>
        <w:bottom w:val="none" w:sz="0" w:space="0" w:color="auto"/>
        <w:right w:val="none" w:sz="0" w:space="0" w:color="auto"/>
      </w:divBdr>
    </w:div>
    <w:div w:id="1480684675">
      <w:bodyDiv w:val="1"/>
      <w:marLeft w:val="0"/>
      <w:marRight w:val="0"/>
      <w:marTop w:val="0"/>
      <w:marBottom w:val="0"/>
      <w:divBdr>
        <w:top w:val="none" w:sz="0" w:space="0" w:color="auto"/>
        <w:left w:val="none" w:sz="0" w:space="0" w:color="auto"/>
        <w:bottom w:val="none" w:sz="0" w:space="0" w:color="auto"/>
        <w:right w:val="none" w:sz="0" w:space="0" w:color="auto"/>
      </w:divBdr>
      <w:divsChild>
        <w:div w:id="957756290">
          <w:marLeft w:val="0"/>
          <w:marRight w:val="0"/>
          <w:marTop w:val="0"/>
          <w:marBottom w:val="0"/>
          <w:divBdr>
            <w:top w:val="none" w:sz="0" w:space="0" w:color="auto"/>
            <w:left w:val="none" w:sz="0" w:space="0" w:color="auto"/>
            <w:bottom w:val="none" w:sz="0" w:space="0" w:color="auto"/>
            <w:right w:val="none" w:sz="0" w:space="0" w:color="auto"/>
          </w:divBdr>
          <w:divsChild>
            <w:div w:id="197396123">
              <w:marLeft w:val="0"/>
              <w:marRight w:val="0"/>
              <w:marTop w:val="0"/>
              <w:marBottom w:val="0"/>
              <w:divBdr>
                <w:top w:val="none" w:sz="0" w:space="0" w:color="auto"/>
                <w:left w:val="none" w:sz="0" w:space="0" w:color="auto"/>
                <w:bottom w:val="none" w:sz="0" w:space="0" w:color="auto"/>
                <w:right w:val="none" w:sz="0" w:space="0" w:color="auto"/>
              </w:divBdr>
            </w:div>
            <w:div w:id="2020230807">
              <w:marLeft w:val="0"/>
              <w:marRight w:val="0"/>
              <w:marTop w:val="0"/>
              <w:marBottom w:val="0"/>
              <w:divBdr>
                <w:top w:val="none" w:sz="0" w:space="0" w:color="auto"/>
                <w:left w:val="none" w:sz="0" w:space="0" w:color="auto"/>
                <w:bottom w:val="none" w:sz="0" w:space="0" w:color="auto"/>
                <w:right w:val="none" w:sz="0" w:space="0" w:color="auto"/>
              </w:divBdr>
            </w:div>
          </w:divsChild>
        </w:div>
        <w:div w:id="1859537510">
          <w:marLeft w:val="0"/>
          <w:marRight w:val="0"/>
          <w:marTop w:val="0"/>
          <w:marBottom w:val="0"/>
          <w:divBdr>
            <w:top w:val="none" w:sz="0" w:space="0" w:color="auto"/>
            <w:left w:val="none" w:sz="0" w:space="0" w:color="auto"/>
            <w:bottom w:val="none" w:sz="0" w:space="0" w:color="auto"/>
            <w:right w:val="none" w:sz="0" w:space="0" w:color="auto"/>
          </w:divBdr>
          <w:divsChild>
            <w:div w:id="387806069">
              <w:marLeft w:val="0"/>
              <w:marRight w:val="0"/>
              <w:marTop w:val="0"/>
              <w:marBottom w:val="0"/>
              <w:divBdr>
                <w:top w:val="none" w:sz="0" w:space="0" w:color="auto"/>
                <w:left w:val="none" w:sz="0" w:space="0" w:color="auto"/>
                <w:bottom w:val="none" w:sz="0" w:space="0" w:color="auto"/>
                <w:right w:val="none" w:sz="0" w:space="0" w:color="auto"/>
              </w:divBdr>
            </w:div>
            <w:div w:id="170874695">
              <w:marLeft w:val="0"/>
              <w:marRight w:val="0"/>
              <w:marTop w:val="0"/>
              <w:marBottom w:val="0"/>
              <w:divBdr>
                <w:top w:val="none" w:sz="0" w:space="0" w:color="auto"/>
                <w:left w:val="none" w:sz="0" w:space="0" w:color="auto"/>
                <w:bottom w:val="none" w:sz="0" w:space="0" w:color="auto"/>
                <w:right w:val="none" w:sz="0" w:space="0" w:color="auto"/>
              </w:divBdr>
            </w:div>
          </w:divsChild>
        </w:div>
        <w:div w:id="1980836148">
          <w:marLeft w:val="0"/>
          <w:marRight w:val="0"/>
          <w:marTop w:val="0"/>
          <w:marBottom w:val="0"/>
          <w:divBdr>
            <w:top w:val="none" w:sz="0" w:space="0" w:color="auto"/>
            <w:left w:val="none" w:sz="0" w:space="0" w:color="auto"/>
            <w:bottom w:val="none" w:sz="0" w:space="0" w:color="auto"/>
            <w:right w:val="none" w:sz="0" w:space="0" w:color="auto"/>
          </w:divBdr>
          <w:divsChild>
            <w:div w:id="1470321049">
              <w:marLeft w:val="0"/>
              <w:marRight w:val="0"/>
              <w:marTop w:val="0"/>
              <w:marBottom w:val="0"/>
              <w:divBdr>
                <w:top w:val="none" w:sz="0" w:space="0" w:color="auto"/>
                <w:left w:val="none" w:sz="0" w:space="0" w:color="auto"/>
                <w:bottom w:val="none" w:sz="0" w:space="0" w:color="auto"/>
                <w:right w:val="none" w:sz="0" w:space="0" w:color="auto"/>
              </w:divBdr>
            </w:div>
          </w:divsChild>
        </w:div>
        <w:div w:id="1493646566">
          <w:marLeft w:val="0"/>
          <w:marRight w:val="0"/>
          <w:marTop w:val="0"/>
          <w:marBottom w:val="0"/>
          <w:divBdr>
            <w:top w:val="none" w:sz="0" w:space="0" w:color="auto"/>
            <w:left w:val="none" w:sz="0" w:space="0" w:color="auto"/>
            <w:bottom w:val="none" w:sz="0" w:space="0" w:color="auto"/>
            <w:right w:val="none" w:sz="0" w:space="0" w:color="auto"/>
          </w:divBdr>
          <w:divsChild>
            <w:div w:id="1198548858">
              <w:marLeft w:val="0"/>
              <w:marRight w:val="0"/>
              <w:marTop w:val="0"/>
              <w:marBottom w:val="0"/>
              <w:divBdr>
                <w:top w:val="none" w:sz="0" w:space="0" w:color="auto"/>
                <w:left w:val="none" w:sz="0" w:space="0" w:color="auto"/>
                <w:bottom w:val="none" w:sz="0" w:space="0" w:color="auto"/>
                <w:right w:val="none" w:sz="0" w:space="0" w:color="auto"/>
              </w:divBdr>
            </w:div>
          </w:divsChild>
        </w:div>
        <w:div w:id="724111317">
          <w:marLeft w:val="0"/>
          <w:marRight w:val="0"/>
          <w:marTop w:val="0"/>
          <w:marBottom w:val="0"/>
          <w:divBdr>
            <w:top w:val="none" w:sz="0" w:space="0" w:color="auto"/>
            <w:left w:val="none" w:sz="0" w:space="0" w:color="auto"/>
            <w:bottom w:val="none" w:sz="0" w:space="0" w:color="auto"/>
            <w:right w:val="none" w:sz="0" w:space="0" w:color="auto"/>
          </w:divBdr>
          <w:divsChild>
            <w:div w:id="1557928713">
              <w:marLeft w:val="0"/>
              <w:marRight w:val="0"/>
              <w:marTop w:val="0"/>
              <w:marBottom w:val="0"/>
              <w:divBdr>
                <w:top w:val="none" w:sz="0" w:space="0" w:color="auto"/>
                <w:left w:val="none" w:sz="0" w:space="0" w:color="auto"/>
                <w:bottom w:val="none" w:sz="0" w:space="0" w:color="auto"/>
                <w:right w:val="none" w:sz="0" w:space="0" w:color="auto"/>
              </w:divBdr>
            </w:div>
          </w:divsChild>
        </w:div>
        <w:div w:id="1652830543">
          <w:marLeft w:val="0"/>
          <w:marRight w:val="0"/>
          <w:marTop w:val="0"/>
          <w:marBottom w:val="0"/>
          <w:divBdr>
            <w:top w:val="none" w:sz="0" w:space="0" w:color="auto"/>
            <w:left w:val="none" w:sz="0" w:space="0" w:color="auto"/>
            <w:bottom w:val="none" w:sz="0" w:space="0" w:color="auto"/>
            <w:right w:val="none" w:sz="0" w:space="0" w:color="auto"/>
          </w:divBdr>
          <w:divsChild>
            <w:div w:id="2001426054">
              <w:marLeft w:val="0"/>
              <w:marRight w:val="0"/>
              <w:marTop w:val="0"/>
              <w:marBottom w:val="0"/>
              <w:divBdr>
                <w:top w:val="none" w:sz="0" w:space="0" w:color="auto"/>
                <w:left w:val="none" w:sz="0" w:space="0" w:color="auto"/>
                <w:bottom w:val="none" w:sz="0" w:space="0" w:color="auto"/>
                <w:right w:val="none" w:sz="0" w:space="0" w:color="auto"/>
              </w:divBdr>
            </w:div>
          </w:divsChild>
        </w:div>
        <w:div w:id="1462262612">
          <w:marLeft w:val="0"/>
          <w:marRight w:val="0"/>
          <w:marTop w:val="0"/>
          <w:marBottom w:val="0"/>
          <w:divBdr>
            <w:top w:val="none" w:sz="0" w:space="0" w:color="auto"/>
            <w:left w:val="none" w:sz="0" w:space="0" w:color="auto"/>
            <w:bottom w:val="none" w:sz="0" w:space="0" w:color="auto"/>
            <w:right w:val="none" w:sz="0" w:space="0" w:color="auto"/>
          </w:divBdr>
          <w:divsChild>
            <w:div w:id="1112021199">
              <w:marLeft w:val="0"/>
              <w:marRight w:val="0"/>
              <w:marTop w:val="0"/>
              <w:marBottom w:val="0"/>
              <w:divBdr>
                <w:top w:val="none" w:sz="0" w:space="0" w:color="auto"/>
                <w:left w:val="none" w:sz="0" w:space="0" w:color="auto"/>
                <w:bottom w:val="none" w:sz="0" w:space="0" w:color="auto"/>
                <w:right w:val="none" w:sz="0" w:space="0" w:color="auto"/>
              </w:divBdr>
            </w:div>
          </w:divsChild>
        </w:div>
        <w:div w:id="1789856857">
          <w:marLeft w:val="0"/>
          <w:marRight w:val="0"/>
          <w:marTop w:val="0"/>
          <w:marBottom w:val="0"/>
          <w:divBdr>
            <w:top w:val="none" w:sz="0" w:space="0" w:color="auto"/>
            <w:left w:val="none" w:sz="0" w:space="0" w:color="auto"/>
            <w:bottom w:val="none" w:sz="0" w:space="0" w:color="auto"/>
            <w:right w:val="none" w:sz="0" w:space="0" w:color="auto"/>
          </w:divBdr>
          <w:divsChild>
            <w:div w:id="1178691244">
              <w:marLeft w:val="0"/>
              <w:marRight w:val="0"/>
              <w:marTop w:val="0"/>
              <w:marBottom w:val="0"/>
              <w:divBdr>
                <w:top w:val="none" w:sz="0" w:space="0" w:color="auto"/>
                <w:left w:val="none" w:sz="0" w:space="0" w:color="auto"/>
                <w:bottom w:val="none" w:sz="0" w:space="0" w:color="auto"/>
                <w:right w:val="none" w:sz="0" w:space="0" w:color="auto"/>
              </w:divBdr>
            </w:div>
          </w:divsChild>
        </w:div>
        <w:div w:id="569658338">
          <w:marLeft w:val="0"/>
          <w:marRight w:val="0"/>
          <w:marTop w:val="0"/>
          <w:marBottom w:val="0"/>
          <w:divBdr>
            <w:top w:val="none" w:sz="0" w:space="0" w:color="auto"/>
            <w:left w:val="none" w:sz="0" w:space="0" w:color="auto"/>
            <w:bottom w:val="none" w:sz="0" w:space="0" w:color="auto"/>
            <w:right w:val="none" w:sz="0" w:space="0" w:color="auto"/>
          </w:divBdr>
          <w:divsChild>
            <w:div w:id="900560531">
              <w:marLeft w:val="0"/>
              <w:marRight w:val="0"/>
              <w:marTop w:val="0"/>
              <w:marBottom w:val="0"/>
              <w:divBdr>
                <w:top w:val="none" w:sz="0" w:space="0" w:color="auto"/>
                <w:left w:val="none" w:sz="0" w:space="0" w:color="auto"/>
                <w:bottom w:val="none" w:sz="0" w:space="0" w:color="auto"/>
                <w:right w:val="none" w:sz="0" w:space="0" w:color="auto"/>
              </w:divBdr>
            </w:div>
          </w:divsChild>
        </w:div>
        <w:div w:id="577597084">
          <w:marLeft w:val="0"/>
          <w:marRight w:val="0"/>
          <w:marTop w:val="0"/>
          <w:marBottom w:val="0"/>
          <w:divBdr>
            <w:top w:val="none" w:sz="0" w:space="0" w:color="auto"/>
            <w:left w:val="none" w:sz="0" w:space="0" w:color="auto"/>
            <w:bottom w:val="none" w:sz="0" w:space="0" w:color="auto"/>
            <w:right w:val="none" w:sz="0" w:space="0" w:color="auto"/>
          </w:divBdr>
          <w:divsChild>
            <w:div w:id="873884130">
              <w:marLeft w:val="0"/>
              <w:marRight w:val="0"/>
              <w:marTop w:val="0"/>
              <w:marBottom w:val="0"/>
              <w:divBdr>
                <w:top w:val="none" w:sz="0" w:space="0" w:color="auto"/>
                <w:left w:val="none" w:sz="0" w:space="0" w:color="auto"/>
                <w:bottom w:val="none" w:sz="0" w:space="0" w:color="auto"/>
                <w:right w:val="none" w:sz="0" w:space="0" w:color="auto"/>
              </w:divBdr>
            </w:div>
          </w:divsChild>
        </w:div>
        <w:div w:id="1882471897">
          <w:marLeft w:val="0"/>
          <w:marRight w:val="0"/>
          <w:marTop w:val="0"/>
          <w:marBottom w:val="0"/>
          <w:divBdr>
            <w:top w:val="none" w:sz="0" w:space="0" w:color="auto"/>
            <w:left w:val="none" w:sz="0" w:space="0" w:color="auto"/>
            <w:bottom w:val="none" w:sz="0" w:space="0" w:color="auto"/>
            <w:right w:val="none" w:sz="0" w:space="0" w:color="auto"/>
          </w:divBdr>
          <w:divsChild>
            <w:div w:id="166529775">
              <w:marLeft w:val="0"/>
              <w:marRight w:val="0"/>
              <w:marTop w:val="0"/>
              <w:marBottom w:val="0"/>
              <w:divBdr>
                <w:top w:val="none" w:sz="0" w:space="0" w:color="auto"/>
                <w:left w:val="none" w:sz="0" w:space="0" w:color="auto"/>
                <w:bottom w:val="none" w:sz="0" w:space="0" w:color="auto"/>
                <w:right w:val="none" w:sz="0" w:space="0" w:color="auto"/>
              </w:divBdr>
            </w:div>
          </w:divsChild>
        </w:div>
        <w:div w:id="389116974">
          <w:marLeft w:val="0"/>
          <w:marRight w:val="0"/>
          <w:marTop w:val="0"/>
          <w:marBottom w:val="0"/>
          <w:divBdr>
            <w:top w:val="none" w:sz="0" w:space="0" w:color="auto"/>
            <w:left w:val="none" w:sz="0" w:space="0" w:color="auto"/>
            <w:bottom w:val="none" w:sz="0" w:space="0" w:color="auto"/>
            <w:right w:val="none" w:sz="0" w:space="0" w:color="auto"/>
          </w:divBdr>
          <w:divsChild>
            <w:div w:id="967200330">
              <w:marLeft w:val="0"/>
              <w:marRight w:val="0"/>
              <w:marTop w:val="0"/>
              <w:marBottom w:val="0"/>
              <w:divBdr>
                <w:top w:val="none" w:sz="0" w:space="0" w:color="auto"/>
                <w:left w:val="none" w:sz="0" w:space="0" w:color="auto"/>
                <w:bottom w:val="none" w:sz="0" w:space="0" w:color="auto"/>
                <w:right w:val="none" w:sz="0" w:space="0" w:color="auto"/>
              </w:divBdr>
            </w:div>
          </w:divsChild>
        </w:div>
        <w:div w:id="584148661">
          <w:marLeft w:val="0"/>
          <w:marRight w:val="0"/>
          <w:marTop w:val="0"/>
          <w:marBottom w:val="0"/>
          <w:divBdr>
            <w:top w:val="none" w:sz="0" w:space="0" w:color="auto"/>
            <w:left w:val="none" w:sz="0" w:space="0" w:color="auto"/>
            <w:bottom w:val="none" w:sz="0" w:space="0" w:color="auto"/>
            <w:right w:val="none" w:sz="0" w:space="0" w:color="auto"/>
          </w:divBdr>
          <w:divsChild>
            <w:div w:id="1018701304">
              <w:marLeft w:val="0"/>
              <w:marRight w:val="0"/>
              <w:marTop w:val="0"/>
              <w:marBottom w:val="0"/>
              <w:divBdr>
                <w:top w:val="none" w:sz="0" w:space="0" w:color="auto"/>
                <w:left w:val="none" w:sz="0" w:space="0" w:color="auto"/>
                <w:bottom w:val="none" w:sz="0" w:space="0" w:color="auto"/>
                <w:right w:val="none" w:sz="0" w:space="0" w:color="auto"/>
              </w:divBdr>
            </w:div>
          </w:divsChild>
        </w:div>
        <w:div w:id="604192082">
          <w:marLeft w:val="0"/>
          <w:marRight w:val="0"/>
          <w:marTop w:val="0"/>
          <w:marBottom w:val="0"/>
          <w:divBdr>
            <w:top w:val="none" w:sz="0" w:space="0" w:color="auto"/>
            <w:left w:val="none" w:sz="0" w:space="0" w:color="auto"/>
            <w:bottom w:val="none" w:sz="0" w:space="0" w:color="auto"/>
            <w:right w:val="none" w:sz="0" w:space="0" w:color="auto"/>
          </w:divBdr>
          <w:divsChild>
            <w:div w:id="1726641031">
              <w:marLeft w:val="0"/>
              <w:marRight w:val="0"/>
              <w:marTop w:val="0"/>
              <w:marBottom w:val="0"/>
              <w:divBdr>
                <w:top w:val="none" w:sz="0" w:space="0" w:color="auto"/>
                <w:left w:val="none" w:sz="0" w:space="0" w:color="auto"/>
                <w:bottom w:val="none" w:sz="0" w:space="0" w:color="auto"/>
                <w:right w:val="none" w:sz="0" w:space="0" w:color="auto"/>
              </w:divBdr>
            </w:div>
          </w:divsChild>
        </w:div>
        <w:div w:id="1621255303">
          <w:marLeft w:val="0"/>
          <w:marRight w:val="0"/>
          <w:marTop w:val="0"/>
          <w:marBottom w:val="0"/>
          <w:divBdr>
            <w:top w:val="none" w:sz="0" w:space="0" w:color="auto"/>
            <w:left w:val="none" w:sz="0" w:space="0" w:color="auto"/>
            <w:bottom w:val="none" w:sz="0" w:space="0" w:color="auto"/>
            <w:right w:val="none" w:sz="0" w:space="0" w:color="auto"/>
          </w:divBdr>
          <w:divsChild>
            <w:div w:id="2075397727">
              <w:marLeft w:val="0"/>
              <w:marRight w:val="0"/>
              <w:marTop w:val="0"/>
              <w:marBottom w:val="0"/>
              <w:divBdr>
                <w:top w:val="none" w:sz="0" w:space="0" w:color="auto"/>
                <w:left w:val="none" w:sz="0" w:space="0" w:color="auto"/>
                <w:bottom w:val="none" w:sz="0" w:space="0" w:color="auto"/>
                <w:right w:val="none" w:sz="0" w:space="0" w:color="auto"/>
              </w:divBdr>
            </w:div>
          </w:divsChild>
        </w:div>
        <w:div w:id="1863783397">
          <w:marLeft w:val="0"/>
          <w:marRight w:val="0"/>
          <w:marTop w:val="0"/>
          <w:marBottom w:val="0"/>
          <w:divBdr>
            <w:top w:val="none" w:sz="0" w:space="0" w:color="auto"/>
            <w:left w:val="none" w:sz="0" w:space="0" w:color="auto"/>
            <w:bottom w:val="none" w:sz="0" w:space="0" w:color="auto"/>
            <w:right w:val="none" w:sz="0" w:space="0" w:color="auto"/>
          </w:divBdr>
          <w:divsChild>
            <w:div w:id="931159540">
              <w:marLeft w:val="0"/>
              <w:marRight w:val="0"/>
              <w:marTop w:val="0"/>
              <w:marBottom w:val="0"/>
              <w:divBdr>
                <w:top w:val="none" w:sz="0" w:space="0" w:color="auto"/>
                <w:left w:val="none" w:sz="0" w:space="0" w:color="auto"/>
                <w:bottom w:val="none" w:sz="0" w:space="0" w:color="auto"/>
                <w:right w:val="none" w:sz="0" w:space="0" w:color="auto"/>
              </w:divBdr>
            </w:div>
          </w:divsChild>
        </w:div>
        <w:div w:id="586496742">
          <w:marLeft w:val="0"/>
          <w:marRight w:val="0"/>
          <w:marTop w:val="0"/>
          <w:marBottom w:val="0"/>
          <w:divBdr>
            <w:top w:val="none" w:sz="0" w:space="0" w:color="auto"/>
            <w:left w:val="none" w:sz="0" w:space="0" w:color="auto"/>
            <w:bottom w:val="none" w:sz="0" w:space="0" w:color="auto"/>
            <w:right w:val="none" w:sz="0" w:space="0" w:color="auto"/>
          </w:divBdr>
          <w:divsChild>
            <w:div w:id="1476069914">
              <w:marLeft w:val="0"/>
              <w:marRight w:val="0"/>
              <w:marTop w:val="0"/>
              <w:marBottom w:val="0"/>
              <w:divBdr>
                <w:top w:val="none" w:sz="0" w:space="0" w:color="auto"/>
                <w:left w:val="none" w:sz="0" w:space="0" w:color="auto"/>
                <w:bottom w:val="none" w:sz="0" w:space="0" w:color="auto"/>
                <w:right w:val="none" w:sz="0" w:space="0" w:color="auto"/>
              </w:divBdr>
            </w:div>
          </w:divsChild>
        </w:div>
        <w:div w:id="126975121">
          <w:marLeft w:val="0"/>
          <w:marRight w:val="0"/>
          <w:marTop w:val="0"/>
          <w:marBottom w:val="0"/>
          <w:divBdr>
            <w:top w:val="none" w:sz="0" w:space="0" w:color="auto"/>
            <w:left w:val="none" w:sz="0" w:space="0" w:color="auto"/>
            <w:bottom w:val="none" w:sz="0" w:space="0" w:color="auto"/>
            <w:right w:val="none" w:sz="0" w:space="0" w:color="auto"/>
          </w:divBdr>
          <w:divsChild>
            <w:div w:id="3101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2460">
      <w:bodyDiv w:val="1"/>
      <w:marLeft w:val="0"/>
      <w:marRight w:val="0"/>
      <w:marTop w:val="0"/>
      <w:marBottom w:val="0"/>
      <w:divBdr>
        <w:top w:val="none" w:sz="0" w:space="0" w:color="auto"/>
        <w:left w:val="none" w:sz="0" w:space="0" w:color="auto"/>
        <w:bottom w:val="none" w:sz="0" w:space="0" w:color="auto"/>
        <w:right w:val="none" w:sz="0" w:space="0" w:color="auto"/>
      </w:divBdr>
      <w:divsChild>
        <w:div w:id="448357337">
          <w:marLeft w:val="0"/>
          <w:marRight w:val="0"/>
          <w:marTop w:val="0"/>
          <w:marBottom w:val="0"/>
          <w:divBdr>
            <w:top w:val="none" w:sz="0" w:space="0" w:color="auto"/>
            <w:left w:val="none" w:sz="0" w:space="0" w:color="auto"/>
            <w:bottom w:val="none" w:sz="0" w:space="0" w:color="auto"/>
            <w:right w:val="none" w:sz="0" w:space="0" w:color="auto"/>
          </w:divBdr>
        </w:div>
        <w:div w:id="430975675">
          <w:marLeft w:val="0"/>
          <w:marRight w:val="0"/>
          <w:marTop w:val="0"/>
          <w:marBottom w:val="0"/>
          <w:divBdr>
            <w:top w:val="none" w:sz="0" w:space="0" w:color="auto"/>
            <w:left w:val="none" w:sz="0" w:space="0" w:color="auto"/>
            <w:bottom w:val="none" w:sz="0" w:space="0" w:color="auto"/>
            <w:right w:val="none" w:sz="0" w:space="0" w:color="auto"/>
          </w:divBdr>
        </w:div>
      </w:divsChild>
    </w:div>
    <w:div w:id="1643340001">
      <w:bodyDiv w:val="1"/>
      <w:marLeft w:val="0"/>
      <w:marRight w:val="0"/>
      <w:marTop w:val="0"/>
      <w:marBottom w:val="0"/>
      <w:divBdr>
        <w:top w:val="none" w:sz="0" w:space="0" w:color="auto"/>
        <w:left w:val="none" w:sz="0" w:space="0" w:color="auto"/>
        <w:bottom w:val="none" w:sz="0" w:space="0" w:color="auto"/>
        <w:right w:val="none" w:sz="0" w:space="0" w:color="auto"/>
      </w:divBdr>
    </w:div>
    <w:div w:id="1833370012">
      <w:bodyDiv w:val="1"/>
      <w:marLeft w:val="0"/>
      <w:marRight w:val="0"/>
      <w:marTop w:val="0"/>
      <w:marBottom w:val="0"/>
      <w:divBdr>
        <w:top w:val="none" w:sz="0" w:space="0" w:color="auto"/>
        <w:left w:val="none" w:sz="0" w:space="0" w:color="auto"/>
        <w:bottom w:val="none" w:sz="0" w:space="0" w:color="auto"/>
        <w:right w:val="none" w:sz="0" w:space="0" w:color="auto"/>
      </w:divBdr>
      <w:divsChild>
        <w:div w:id="2052804480">
          <w:marLeft w:val="0"/>
          <w:marRight w:val="0"/>
          <w:marTop w:val="0"/>
          <w:marBottom w:val="0"/>
          <w:divBdr>
            <w:top w:val="none" w:sz="0" w:space="0" w:color="auto"/>
            <w:left w:val="none" w:sz="0" w:space="0" w:color="auto"/>
            <w:bottom w:val="none" w:sz="0" w:space="0" w:color="auto"/>
            <w:right w:val="none" w:sz="0" w:space="0" w:color="auto"/>
          </w:divBdr>
          <w:divsChild>
            <w:div w:id="573123075">
              <w:marLeft w:val="0"/>
              <w:marRight w:val="0"/>
              <w:marTop w:val="0"/>
              <w:marBottom w:val="0"/>
              <w:divBdr>
                <w:top w:val="none" w:sz="0" w:space="0" w:color="auto"/>
                <w:left w:val="none" w:sz="0" w:space="0" w:color="auto"/>
                <w:bottom w:val="none" w:sz="0" w:space="0" w:color="auto"/>
                <w:right w:val="none" w:sz="0" w:space="0" w:color="auto"/>
              </w:divBdr>
            </w:div>
            <w:div w:id="1003046456">
              <w:marLeft w:val="0"/>
              <w:marRight w:val="0"/>
              <w:marTop w:val="0"/>
              <w:marBottom w:val="0"/>
              <w:divBdr>
                <w:top w:val="none" w:sz="0" w:space="0" w:color="auto"/>
                <w:left w:val="none" w:sz="0" w:space="0" w:color="auto"/>
                <w:bottom w:val="none" w:sz="0" w:space="0" w:color="auto"/>
                <w:right w:val="none" w:sz="0" w:space="0" w:color="auto"/>
              </w:divBdr>
            </w:div>
          </w:divsChild>
        </w:div>
        <w:div w:id="1010831937">
          <w:marLeft w:val="0"/>
          <w:marRight w:val="0"/>
          <w:marTop w:val="0"/>
          <w:marBottom w:val="0"/>
          <w:divBdr>
            <w:top w:val="none" w:sz="0" w:space="0" w:color="auto"/>
            <w:left w:val="none" w:sz="0" w:space="0" w:color="auto"/>
            <w:bottom w:val="none" w:sz="0" w:space="0" w:color="auto"/>
            <w:right w:val="none" w:sz="0" w:space="0" w:color="auto"/>
          </w:divBdr>
          <w:divsChild>
            <w:div w:id="285358792">
              <w:marLeft w:val="0"/>
              <w:marRight w:val="0"/>
              <w:marTop w:val="0"/>
              <w:marBottom w:val="0"/>
              <w:divBdr>
                <w:top w:val="none" w:sz="0" w:space="0" w:color="auto"/>
                <w:left w:val="none" w:sz="0" w:space="0" w:color="auto"/>
                <w:bottom w:val="none" w:sz="0" w:space="0" w:color="auto"/>
                <w:right w:val="none" w:sz="0" w:space="0" w:color="auto"/>
              </w:divBdr>
            </w:div>
            <w:div w:id="706954546">
              <w:marLeft w:val="0"/>
              <w:marRight w:val="0"/>
              <w:marTop w:val="0"/>
              <w:marBottom w:val="0"/>
              <w:divBdr>
                <w:top w:val="none" w:sz="0" w:space="0" w:color="auto"/>
                <w:left w:val="none" w:sz="0" w:space="0" w:color="auto"/>
                <w:bottom w:val="none" w:sz="0" w:space="0" w:color="auto"/>
                <w:right w:val="none" w:sz="0" w:space="0" w:color="auto"/>
              </w:divBdr>
            </w:div>
          </w:divsChild>
        </w:div>
        <w:div w:id="33191103">
          <w:marLeft w:val="0"/>
          <w:marRight w:val="0"/>
          <w:marTop w:val="0"/>
          <w:marBottom w:val="0"/>
          <w:divBdr>
            <w:top w:val="none" w:sz="0" w:space="0" w:color="auto"/>
            <w:left w:val="none" w:sz="0" w:space="0" w:color="auto"/>
            <w:bottom w:val="none" w:sz="0" w:space="0" w:color="auto"/>
            <w:right w:val="none" w:sz="0" w:space="0" w:color="auto"/>
          </w:divBdr>
          <w:divsChild>
            <w:div w:id="1362321888">
              <w:marLeft w:val="0"/>
              <w:marRight w:val="0"/>
              <w:marTop w:val="0"/>
              <w:marBottom w:val="0"/>
              <w:divBdr>
                <w:top w:val="none" w:sz="0" w:space="0" w:color="auto"/>
                <w:left w:val="none" w:sz="0" w:space="0" w:color="auto"/>
                <w:bottom w:val="none" w:sz="0" w:space="0" w:color="auto"/>
                <w:right w:val="none" w:sz="0" w:space="0" w:color="auto"/>
              </w:divBdr>
            </w:div>
          </w:divsChild>
        </w:div>
        <w:div w:id="351928530">
          <w:marLeft w:val="0"/>
          <w:marRight w:val="0"/>
          <w:marTop w:val="0"/>
          <w:marBottom w:val="0"/>
          <w:divBdr>
            <w:top w:val="none" w:sz="0" w:space="0" w:color="auto"/>
            <w:left w:val="none" w:sz="0" w:space="0" w:color="auto"/>
            <w:bottom w:val="none" w:sz="0" w:space="0" w:color="auto"/>
            <w:right w:val="none" w:sz="0" w:space="0" w:color="auto"/>
          </w:divBdr>
          <w:divsChild>
            <w:div w:id="2046366815">
              <w:marLeft w:val="0"/>
              <w:marRight w:val="0"/>
              <w:marTop w:val="0"/>
              <w:marBottom w:val="0"/>
              <w:divBdr>
                <w:top w:val="none" w:sz="0" w:space="0" w:color="auto"/>
                <w:left w:val="none" w:sz="0" w:space="0" w:color="auto"/>
                <w:bottom w:val="none" w:sz="0" w:space="0" w:color="auto"/>
                <w:right w:val="none" w:sz="0" w:space="0" w:color="auto"/>
              </w:divBdr>
            </w:div>
          </w:divsChild>
        </w:div>
        <w:div w:id="169301551">
          <w:marLeft w:val="0"/>
          <w:marRight w:val="0"/>
          <w:marTop w:val="0"/>
          <w:marBottom w:val="0"/>
          <w:divBdr>
            <w:top w:val="none" w:sz="0" w:space="0" w:color="auto"/>
            <w:left w:val="none" w:sz="0" w:space="0" w:color="auto"/>
            <w:bottom w:val="none" w:sz="0" w:space="0" w:color="auto"/>
            <w:right w:val="none" w:sz="0" w:space="0" w:color="auto"/>
          </w:divBdr>
          <w:divsChild>
            <w:div w:id="2123530139">
              <w:marLeft w:val="0"/>
              <w:marRight w:val="0"/>
              <w:marTop w:val="0"/>
              <w:marBottom w:val="0"/>
              <w:divBdr>
                <w:top w:val="none" w:sz="0" w:space="0" w:color="auto"/>
                <w:left w:val="none" w:sz="0" w:space="0" w:color="auto"/>
                <w:bottom w:val="none" w:sz="0" w:space="0" w:color="auto"/>
                <w:right w:val="none" w:sz="0" w:space="0" w:color="auto"/>
              </w:divBdr>
            </w:div>
          </w:divsChild>
        </w:div>
        <w:div w:id="452409309">
          <w:marLeft w:val="0"/>
          <w:marRight w:val="0"/>
          <w:marTop w:val="0"/>
          <w:marBottom w:val="0"/>
          <w:divBdr>
            <w:top w:val="none" w:sz="0" w:space="0" w:color="auto"/>
            <w:left w:val="none" w:sz="0" w:space="0" w:color="auto"/>
            <w:bottom w:val="none" w:sz="0" w:space="0" w:color="auto"/>
            <w:right w:val="none" w:sz="0" w:space="0" w:color="auto"/>
          </w:divBdr>
          <w:divsChild>
            <w:div w:id="2050296563">
              <w:marLeft w:val="0"/>
              <w:marRight w:val="0"/>
              <w:marTop w:val="0"/>
              <w:marBottom w:val="0"/>
              <w:divBdr>
                <w:top w:val="none" w:sz="0" w:space="0" w:color="auto"/>
                <w:left w:val="none" w:sz="0" w:space="0" w:color="auto"/>
                <w:bottom w:val="none" w:sz="0" w:space="0" w:color="auto"/>
                <w:right w:val="none" w:sz="0" w:space="0" w:color="auto"/>
              </w:divBdr>
            </w:div>
          </w:divsChild>
        </w:div>
        <w:div w:id="787743598">
          <w:marLeft w:val="0"/>
          <w:marRight w:val="0"/>
          <w:marTop w:val="0"/>
          <w:marBottom w:val="0"/>
          <w:divBdr>
            <w:top w:val="none" w:sz="0" w:space="0" w:color="auto"/>
            <w:left w:val="none" w:sz="0" w:space="0" w:color="auto"/>
            <w:bottom w:val="none" w:sz="0" w:space="0" w:color="auto"/>
            <w:right w:val="none" w:sz="0" w:space="0" w:color="auto"/>
          </w:divBdr>
          <w:divsChild>
            <w:div w:id="1122380123">
              <w:marLeft w:val="0"/>
              <w:marRight w:val="0"/>
              <w:marTop w:val="0"/>
              <w:marBottom w:val="0"/>
              <w:divBdr>
                <w:top w:val="none" w:sz="0" w:space="0" w:color="auto"/>
                <w:left w:val="none" w:sz="0" w:space="0" w:color="auto"/>
                <w:bottom w:val="none" w:sz="0" w:space="0" w:color="auto"/>
                <w:right w:val="none" w:sz="0" w:space="0" w:color="auto"/>
              </w:divBdr>
            </w:div>
          </w:divsChild>
        </w:div>
        <w:div w:id="1162501980">
          <w:marLeft w:val="0"/>
          <w:marRight w:val="0"/>
          <w:marTop w:val="0"/>
          <w:marBottom w:val="0"/>
          <w:divBdr>
            <w:top w:val="none" w:sz="0" w:space="0" w:color="auto"/>
            <w:left w:val="none" w:sz="0" w:space="0" w:color="auto"/>
            <w:bottom w:val="none" w:sz="0" w:space="0" w:color="auto"/>
            <w:right w:val="none" w:sz="0" w:space="0" w:color="auto"/>
          </w:divBdr>
          <w:divsChild>
            <w:div w:id="210267756">
              <w:marLeft w:val="0"/>
              <w:marRight w:val="0"/>
              <w:marTop w:val="0"/>
              <w:marBottom w:val="0"/>
              <w:divBdr>
                <w:top w:val="none" w:sz="0" w:space="0" w:color="auto"/>
                <w:left w:val="none" w:sz="0" w:space="0" w:color="auto"/>
                <w:bottom w:val="none" w:sz="0" w:space="0" w:color="auto"/>
                <w:right w:val="none" w:sz="0" w:space="0" w:color="auto"/>
              </w:divBdr>
            </w:div>
          </w:divsChild>
        </w:div>
        <w:div w:id="1984193777">
          <w:marLeft w:val="0"/>
          <w:marRight w:val="0"/>
          <w:marTop w:val="0"/>
          <w:marBottom w:val="0"/>
          <w:divBdr>
            <w:top w:val="none" w:sz="0" w:space="0" w:color="auto"/>
            <w:left w:val="none" w:sz="0" w:space="0" w:color="auto"/>
            <w:bottom w:val="none" w:sz="0" w:space="0" w:color="auto"/>
            <w:right w:val="none" w:sz="0" w:space="0" w:color="auto"/>
          </w:divBdr>
          <w:divsChild>
            <w:div w:id="1790127964">
              <w:marLeft w:val="0"/>
              <w:marRight w:val="0"/>
              <w:marTop w:val="0"/>
              <w:marBottom w:val="0"/>
              <w:divBdr>
                <w:top w:val="none" w:sz="0" w:space="0" w:color="auto"/>
                <w:left w:val="none" w:sz="0" w:space="0" w:color="auto"/>
                <w:bottom w:val="none" w:sz="0" w:space="0" w:color="auto"/>
                <w:right w:val="none" w:sz="0" w:space="0" w:color="auto"/>
              </w:divBdr>
            </w:div>
          </w:divsChild>
        </w:div>
        <w:div w:id="62875568">
          <w:marLeft w:val="0"/>
          <w:marRight w:val="0"/>
          <w:marTop w:val="0"/>
          <w:marBottom w:val="0"/>
          <w:divBdr>
            <w:top w:val="none" w:sz="0" w:space="0" w:color="auto"/>
            <w:left w:val="none" w:sz="0" w:space="0" w:color="auto"/>
            <w:bottom w:val="none" w:sz="0" w:space="0" w:color="auto"/>
            <w:right w:val="none" w:sz="0" w:space="0" w:color="auto"/>
          </w:divBdr>
          <w:divsChild>
            <w:div w:id="151913065">
              <w:marLeft w:val="0"/>
              <w:marRight w:val="0"/>
              <w:marTop w:val="0"/>
              <w:marBottom w:val="0"/>
              <w:divBdr>
                <w:top w:val="none" w:sz="0" w:space="0" w:color="auto"/>
                <w:left w:val="none" w:sz="0" w:space="0" w:color="auto"/>
                <w:bottom w:val="none" w:sz="0" w:space="0" w:color="auto"/>
                <w:right w:val="none" w:sz="0" w:space="0" w:color="auto"/>
              </w:divBdr>
            </w:div>
          </w:divsChild>
        </w:div>
        <w:div w:id="1917980246">
          <w:marLeft w:val="0"/>
          <w:marRight w:val="0"/>
          <w:marTop w:val="0"/>
          <w:marBottom w:val="0"/>
          <w:divBdr>
            <w:top w:val="none" w:sz="0" w:space="0" w:color="auto"/>
            <w:left w:val="none" w:sz="0" w:space="0" w:color="auto"/>
            <w:bottom w:val="none" w:sz="0" w:space="0" w:color="auto"/>
            <w:right w:val="none" w:sz="0" w:space="0" w:color="auto"/>
          </w:divBdr>
          <w:divsChild>
            <w:div w:id="1848522388">
              <w:marLeft w:val="0"/>
              <w:marRight w:val="0"/>
              <w:marTop w:val="0"/>
              <w:marBottom w:val="0"/>
              <w:divBdr>
                <w:top w:val="none" w:sz="0" w:space="0" w:color="auto"/>
                <w:left w:val="none" w:sz="0" w:space="0" w:color="auto"/>
                <w:bottom w:val="none" w:sz="0" w:space="0" w:color="auto"/>
                <w:right w:val="none" w:sz="0" w:space="0" w:color="auto"/>
              </w:divBdr>
            </w:div>
          </w:divsChild>
        </w:div>
        <w:div w:id="775832190">
          <w:marLeft w:val="0"/>
          <w:marRight w:val="0"/>
          <w:marTop w:val="0"/>
          <w:marBottom w:val="0"/>
          <w:divBdr>
            <w:top w:val="none" w:sz="0" w:space="0" w:color="auto"/>
            <w:left w:val="none" w:sz="0" w:space="0" w:color="auto"/>
            <w:bottom w:val="none" w:sz="0" w:space="0" w:color="auto"/>
            <w:right w:val="none" w:sz="0" w:space="0" w:color="auto"/>
          </w:divBdr>
          <w:divsChild>
            <w:div w:id="1973049565">
              <w:marLeft w:val="0"/>
              <w:marRight w:val="0"/>
              <w:marTop w:val="0"/>
              <w:marBottom w:val="0"/>
              <w:divBdr>
                <w:top w:val="none" w:sz="0" w:space="0" w:color="auto"/>
                <w:left w:val="none" w:sz="0" w:space="0" w:color="auto"/>
                <w:bottom w:val="none" w:sz="0" w:space="0" w:color="auto"/>
                <w:right w:val="none" w:sz="0" w:space="0" w:color="auto"/>
              </w:divBdr>
            </w:div>
          </w:divsChild>
        </w:div>
        <w:div w:id="2089189249">
          <w:marLeft w:val="0"/>
          <w:marRight w:val="0"/>
          <w:marTop w:val="0"/>
          <w:marBottom w:val="0"/>
          <w:divBdr>
            <w:top w:val="none" w:sz="0" w:space="0" w:color="auto"/>
            <w:left w:val="none" w:sz="0" w:space="0" w:color="auto"/>
            <w:bottom w:val="none" w:sz="0" w:space="0" w:color="auto"/>
            <w:right w:val="none" w:sz="0" w:space="0" w:color="auto"/>
          </w:divBdr>
          <w:divsChild>
            <w:div w:id="71464101">
              <w:marLeft w:val="0"/>
              <w:marRight w:val="0"/>
              <w:marTop w:val="0"/>
              <w:marBottom w:val="0"/>
              <w:divBdr>
                <w:top w:val="none" w:sz="0" w:space="0" w:color="auto"/>
                <w:left w:val="none" w:sz="0" w:space="0" w:color="auto"/>
                <w:bottom w:val="none" w:sz="0" w:space="0" w:color="auto"/>
                <w:right w:val="none" w:sz="0" w:space="0" w:color="auto"/>
              </w:divBdr>
            </w:div>
          </w:divsChild>
        </w:div>
        <w:div w:id="732892207">
          <w:marLeft w:val="0"/>
          <w:marRight w:val="0"/>
          <w:marTop w:val="0"/>
          <w:marBottom w:val="0"/>
          <w:divBdr>
            <w:top w:val="none" w:sz="0" w:space="0" w:color="auto"/>
            <w:left w:val="none" w:sz="0" w:space="0" w:color="auto"/>
            <w:bottom w:val="none" w:sz="0" w:space="0" w:color="auto"/>
            <w:right w:val="none" w:sz="0" w:space="0" w:color="auto"/>
          </w:divBdr>
          <w:divsChild>
            <w:div w:id="487327976">
              <w:marLeft w:val="0"/>
              <w:marRight w:val="0"/>
              <w:marTop w:val="0"/>
              <w:marBottom w:val="0"/>
              <w:divBdr>
                <w:top w:val="none" w:sz="0" w:space="0" w:color="auto"/>
                <w:left w:val="none" w:sz="0" w:space="0" w:color="auto"/>
                <w:bottom w:val="none" w:sz="0" w:space="0" w:color="auto"/>
                <w:right w:val="none" w:sz="0" w:space="0" w:color="auto"/>
              </w:divBdr>
            </w:div>
          </w:divsChild>
        </w:div>
        <w:div w:id="1845198140">
          <w:marLeft w:val="0"/>
          <w:marRight w:val="0"/>
          <w:marTop w:val="0"/>
          <w:marBottom w:val="0"/>
          <w:divBdr>
            <w:top w:val="none" w:sz="0" w:space="0" w:color="auto"/>
            <w:left w:val="none" w:sz="0" w:space="0" w:color="auto"/>
            <w:bottom w:val="none" w:sz="0" w:space="0" w:color="auto"/>
            <w:right w:val="none" w:sz="0" w:space="0" w:color="auto"/>
          </w:divBdr>
          <w:divsChild>
            <w:div w:id="1686201604">
              <w:marLeft w:val="0"/>
              <w:marRight w:val="0"/>
              <w:marTop w:val="0"/>
              <w:marBottom w:val="0"/>
              <w:divBdr>
                <w:top w:val="none" w:sz="0" w:space="0" w:color="auto"/>
                <w:left w:val="none" w:sz="0" w:space="0" w:color="auto"/>
                <w:bottom w:val="none" w:sz="0" w:space="0" w:color="auto"/>
                <w:right w:val="none" w:sz="0" w:space="0" w:color="auto"/>
              </w:divBdr>
            </w:div>
          </w:divsChild>
        </w:div>
        <w:div w:id="868026619">
          <w:marLeft w:val="0"/>
          <w:marRight w:val="0"/>
          <w:marTop w:val="0"/>
          <w:marBottom w:val="0"/>
          <w:divBdr>
            <w:top w:val="none" w:sz="0" w:space="0" w:color="auto"/>
            <w:left w:val="none" w:sz="0" w:space="0" w:color="auto"/>
            <w:bottom w:val="none" w:sz="0" w:space="0" w:color="auto"/>
            <w:right w:val="none" w:sz="0" w:space="0" w:color="auto"/>
          </w:divBdr>
          <w:divsChild>
            <w:div w:id="577010795">
              <w:marLeft w:val="0"/>
              <w:marRight w:val="0"/>
              <w:marTop w:val="0"/>
              <w:marBottom w:val="0"/>
              <w:divBdr>
                <w:top w:val="none" w:sz="0" w:space="0" w:color="auto"/>
                <w:left w:val="none" w:sz="0" w:space="0" w:color="auto"/>
                <w:bottom w:val="none" w:sz="0" w:space="0" w:color="auto"/>
                <w:right w:val="none" w:sz="0" w:space="0" w:color="auto"/>
              </w:divBdr>
            </w:div>
          </w:divsChild>
        </w:div>
        <w:div w:id="2118283757">
          <w:marLeft w:val="0"/>
          <w:marRight w:val="0"/>
          <w:marTop w:val="0"/>
          <w:marBottom w:val="0"/>
          <w:divBdr>
            <w:top w:val="none" w:sz="0" w:space="0" w:color="auto"/>
            <w:left w:val="none" w:sz="0" w:space="0" w:color="auto"/>
            <w:bottom w:val="none" w:sz="0" w:space="0" w:color="auto"/>
            <w:right w:val="none" w:sz="0" w:space="0" w:color="auto"/>
          </w:divBdr>
          <w:divsChild>
            <w:div w:id="398283885">
              <w:marLeft w:val="0"/>
              <w:marRight w:val="0"/>
              <w:marTop w:val="0"/>
              <w:marBottom w:val="0"/>
              <w:divBdr>
                <w:top w:val="none" w:sz="0" w:space="0" w:color="auto"/>
                <w:left w:val="none" w:sz="0" w:space="0" w:color="auto"/>
                <w:bottom w:val="none" w:sz="0" w:space="0" w:color="auto"/>
                <w:right w:val="none" w:sz="0" w:space="0" w:color="auto"/>
              </w:divBdr>
            </w:div>
          </w:divsChild>
        </w:div>
        <w:div w:id="1829394221">
          <w:marLeft w:val="0"/>
          <w:marRight w:val="0"/>
          <w:marTop w:val="0"/>
          <w:marBottom w:val="0"/>
          <w:divBdr>
            <w:top w:val="none" w:sz="0" w:space="0" w:color="auto"/>
            <w:left w:val="none" w:sz="0" w:space="0" w:color="auto"/>
            <w:bottom w:val="none" w:sz="0" w:space="0" w:color="auto"/>
            <w:right w:val="none" w:sz="0" w:space="0" w:color="auto"/>
          </w:divBdr>
          <w:divsChild>
            <w:div w:id="107486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5596">
      <w:bodyDiv w:val="1"/>
      <w:marLeft w:val="0"/>
      <w:marRight w:val="0"/>
      <w:marTop w:val="0"/>
      <w:marBottom w:val="0"/>
      <w:divBdr>
        <w:top w:val="none" w:sz="0" w:space="0" w:color="auto"/>
        <w:left w:val="none" w:sz="0" w:space="0" w:color="auto"/>
        <w:bottom w:val="none" w:sz="0" w:space="0" w:color="auto"/>
        <w:right w:val="none" w:sz="0" w:space="0" w:color="auto"/>
      </w:divBdr>
    </w:div>
    <w:div w:id="201680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1.jpeg"/></Relationships>
</file>

<file path=word/_rels/footer3.xml.rels><?xml version="1.0" encoding="UTF-8" standalone="yes"?>
<Relationships xmlns="http://schemas.openxmlformats.org/package/2006/relationships"><Relationship Id="rId1" Type="http://schemas.openxmlformats.org/officeDocument/2006/relationships/image" Target="media/image31.jpeg"/></Relationships>
</file>

<file path=word/_rels/header1.xml.rels><?xml version="1.0" encoding="UTF-8" standalone="yes"?>
<Relationships xmlns="http://schemas.openxmlformats.org/package/2006/relationships"><Relationship Id="rId1" Type="http://schemas.openxmlformats.org/officeDocument/2006/relationships/image" Target="media/image30.jpeg"/></Relationships>
</file>

<file path=word/_rels/header2.xml.rels><?xml version="1.0" encoding="UTF-8" standalone="yes"?>
<Relationships xmlns="http://schemas.openxmlformats.org/package/2006/relationships"><Relationship Id="rId1"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Lag97</b:Tag>
    <b:SourceType>JournalArticle</b:SourceType>
    <b:Guid>{C6669D0B-441D-4800-BD67-5920DC10B164}</b:Guid>
    <b:Title>MLPP: a program for the calculation of molecular lipophilicity potential in proteins.</b:Title>
    <b:Year>1997</b:Year>
    <b:Author>
      <b:Author>
        <b:NameList>
          <b:Person>
            <b:Last>Laguerre</b:Last>
            <b:First>M.,</b:First>
            <b:Middle>Saux, M., Dubost, J. P., &amp; Carpy, A.</b:Middle>
          </b:Person>
        </b:NameList>
      </b:Author>
    </b:Author>
    <b:JournalName>Pharmacy and Pharmacology Communications</b:JournalName>
    <b:Pages>3(5‐6), 217-222</b:Pages>
    <b:RefOrder>1</b:RefOrder>
  </b:Source>
  <b:Source>
    <b:Tag>Gho</b:Tag>
    <b:SourceType>JournalArticle</b:SourceType>
    <b:Guid>{78CBD7C2-D7F1-4E29-B5FF-870F41946D3F}</b:Guid>
    <b:Author>
      <b:Author>
        <b:NameList>
          <b:Person>
            <b:Last>Ghose</b:Last>
            <b:First>A.</b:First>
            <b:Middle>K., Viswanadhan, V. N., &amp; Wendoloski, J. J.</b:Middle>
          </b:Person>
        </b:NameList>
      </b:Author>
    </b:Author>
    <b:Title> Prediction of hydrophobic (lipophilic) properties of small organic molecules using fragmental methods: an analysis of ALOGP and CLOGP methods.</b:Title>
    <b:JournalName> The Journal of Physical Chemistry A,</b:JournalName>
    <b:Pages> 102(21), 3762</b:Pages>
    <b:RefOrder>2</b:RefOrder>
  </b:Source>
</b:Sources>
</file>

<file path=customXml/itemProps1.xml><?xml version="1.0" encoding="utf-8"?>
<ds:datastoreItem xmlns:ds="http://schemas.openxmlformats.org/officeDocument/2006/customXml" ds:itemID="{9F8007CF-3EC5-4DCF-BD51-C7703DBFCD91}">
  <ds:schemaRefs>
    <ds:schemaRef ds:uri="http://schemas.openxmlformats.org/officeDocument/2006/bibliography"/>
  </ds:schemaRefs>
</ds:datastoreItem>
</file>

<file path=docMetadata/LabelInfo.xml><?xml version="1.0" encoding="utf-8"?>
<clbl:labelList xmlns:clbl="http://schemas.microsoft.com/office/2020/mipLabelMetadata">
  <clbl:label id="{06530cf4-8573-4c29-a912-bbcdac835909}" enabled="1" method="Standard" siteId="{ecaa386b-c8df-4ce0-ad01-740cbdb5ba5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3634</Words>
  <Characters>20718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Pina</dc:creator>
  <cp:keywords/>
  <dc:description/>
  <cp:lastModifiedBy>miguel-angel.bayo-valero@basf.com</cp:lastModifiedBy>
  <cp:revision>2</cp:revision>
  <dcterms:created xsi:type="dcterms:W3CDTF">2026-10-25T14:28:00Z</dcterms:created>
  <dcterms:modified xsi:type="dcterms:W3CDTF">2026-10-25T14:28:00Z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1608c499,2b299fc2,d9f620a</vt:lpwstr>
  </property>
  <property fmtid="{D5CDD505-2E9C-101B-9397-08002B2CF9AE}" pid="3" name="ClassificationContentMarkingFooterFontProps">
    <vt:lpwstr>#000000,10,Arial</vt:lpwstr>
  </property>
  <property fmtid="{D5CDD505-2E9C-101B-9397-08002B2CF9AE}" pid="4" name="ClassificationContentMarkingFooterText">
    <vt:lpwstr>Internal</vt:lpwstr>
  </property>
</Properties>
</file>